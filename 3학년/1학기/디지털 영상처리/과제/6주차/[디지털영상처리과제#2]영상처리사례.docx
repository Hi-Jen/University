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7ACC" w14:textId="77777777" w:rsidR="006A15A6" w:rsidRPr="009A0E0E" w:rsidRDefault="00000000" w:rsidP="00076757">
      <w:pPr>
        <w:pStyle w:val="a3"/>
      </w:pPr>
      <w:bookmarkStart w:id="0" w:name="_top"/>
      <w:bookmarkEnd w:id="0"/>
      <w:r>
        <w:rPr>
          <w:rFonts w:ascii="맑은 고딕" w:eastAsia="맑은 고딕"/>
          <w:b/>
          <w:sz w:val="26"/>
          <w:shd w:val="clear" w:color="999999" w:fill="auto"/>
        </w:rPr>
        <w:t>[디지털영상처리 #2]</w:t>
      </w:r>
    </w:p>
    <w:p w14:paraId="0EAA987D" w14:textId="77777777" w:rsidR="006A15A6" w:rsidRPr="009A0E0E" w:rsidRDefault="00000000" w:rsidP="009A0E0E">
      <w:pPr>
        <w:pStyle w:val="a3"/>
        <w:wordWrap/>
        <w:jc w:val="center"/>
      </w:pPr>
      <w:r>
        <w:rPr>
          <w:rFonts w:ascii="맑은 고딕" w:eastAsia="맑은 고딕"/>
          <w:b/>
          <w:sz w:val="34"/>
          <w:u w:val="single"/>
          <w:shd w:val="clear" w:color="999999" w:fill="auto"/>
        </w:rPr>
        <w:t>영상 처리 사례 (Image Processing Use-Case)</w:t>
      </w:r>
    </w:p>
    <w:p w14:paraId="41A8A59D" w14:textId="77777777" w:rsidR="009A080C" w:rsidRPr="009A080C" w:rsidRDefault="00000000" w:rsidP="009A0E0E">
      <w:pPr>
        <w:pStyle w:val="a3"/>
        <w:numPr>
          <w:ilvl w:val="0"/>
          <w:numId w:val="2"/>
        </w:numPr>
        <w:spacing w:line="240" w:lineRule="auto"/>
        <w:ind w:left="312" w:hanging="312"/>
      </w:pPr>
      <w:r>
        <w:rPr>
          <w:rFonts w:eastAsia="맑은 고딕"/>
          <w:b/>
          <w:sz w:val="26"/>
          <w:shd w:val="clear" w:color="999999" w:fill="auto"/>
        </w:rPr>
        <w:t>설명</w:t>
      </w:r>
      <w:r>
        <w:br/>
      </w:r>
      <w:r w:rsidRPr="009A0E0E">
        <w:rPr>
          <w:rFonts w:ascii="맑은 고딕" w:eastAsia="맑은 고딕"/>
          <w:szCs w:val="20"/>
          <w:shd w:val="clear" w:color="999999" w:fill="auto"/>
        </w:rPr>
        <w:t xml:space="preserve">6주차까지 진행된 파이썬 코드 중 가장 관심과 흥미를 갖게 된 코드를 </w:t>
      </w:r>
      <w:r w:rsidRPr="009A0E0E">
        <w:rPr>
          <w:rFonts w:ascii="맑은 고딕" w:eastAsia="맑은 고딕"/>
          <w:b/>
          <w:szCs w:val="20"/>
          <w:u w:val="single"/>
          <w:shd w:val="clear" w:color="999999" w:fill="auto"/>
        </w:rPr>
        <w:t>2개 이상</w:t>
      </w:r>
      <w:r w:rsidRPr="009A0E0E">
        <w:rPr>
          <w:rFonts w:ascii="맑은 고딕" w:eastAsia="맑은 고딕"/>
          <w:szCs w:val="20"/>
          <w:shd w:val="clear" w:color="999999" w:fill="auto"/>
        </w:rPr>
        <w:t xml:space="preserve"> 선택하고 그 활용 결과를 정리합니다. 선택한 코드에 관심 분야(예, 교통, 의료 등)의 데이터(2차원 영상)를 입력으로 하여 그 결과를 분석하는 </w:t>
      </w:r>
      <w:r w:rsidRPr="009A0E0E">
        <w:rPr>
          <w:rFonts w:ascii="맑은 고딕" w:eastAsia="맑은 고딕"/>
          <w:b/>
          <w:szCs w:val="20"/>
          <w:shd w:val="clear" w:color="999999" w:fill="auto"/>
        </w:rPr>
        <w:t>영상 처리 사례 보고서를 작성</w:t>
      </w:r>
      <w:r w:rsidRPr="009A0E0E">
        <w:rPr>
          <w:rFonts w:ascii="맑은 고딕" w:eastAsia="맑은 고딕"/>
          <w:szCs w:val="20"/>
          <w:shd w:val="clear" w:color="999999" w:fill="auto"/>
        </w:rPr>
        <w:t>합니다.</w:t>
      </w:r>
    </w:p>
    <w:p w14:paraId="7DE64655" w14:textId="77777777" w:rsidR="006A15A6" w:rsidRPr="009A0E0E" w:rsidRDefault="00000000" w:rsidP="009A080C">
      <w:pPr>
        <w:pStyle w:val="a3"/>
        <w:spacing w:line="240" w:lineRule="auto"/>
        <w:ind w:left="312"/>
      </w:pPr>
      <w:r w:rsidRPr="009A0E0E">
        <w:rPr>
          <w:rFonts w:ascii="맑은 고딕" w:eastAsia="맑은 고딕"/>
          <w:szCs w:val="20"/>
          <w:shd w:val="clear" w:color="999999" w:fill="auto"/>
        </w:rPr>
        <w:t xml:space="preserve"> </w:t>
      </w:r>
    </w:p>
    <w:p w14:paraId="062523F8" w14:textId="77777777" w:rsidR="006A15A6" w:rsidRDefault="00000000">
      <w:pPr>
        <w:pStyle w:val="a3"/>
        <w:numPr>
          <w:ilvl w:val="0"/>
          <w:numId w:val="2"/>
        </w:numPr>
        <w:ind w:left="312" w:hanging="312"/>
      </w:pPr>
      <w:r>
        <w:rPr>
          <w:rFonts w:eastAsia="맑은 고딕"/>
          <w:b/>
          <w:sz w:val="26"/>
          <w:shd w:val="clear" w:color="999999" w:fill="auto"/>
        </w:rPr>
        <w:t>예시</w:t>
      </w:r>
    </w:p>
    <w:tbl>
      <w:tblPr>
        <w:tblOverlap w:val="never"/>
        <w:tblW w:w="921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751"/>
        <w:gridCol w:w="7464"/>
      </w:tblGrid>
      <w:tr w:rsidR="006A15A6" w14:paraId="438CB7BF" w14:textId="77777777" w:rsidTr="009A0E0E">
        <w:trPr>
          <w:trHeight w:val="435"/>
        </w:trPr>
        <w:tc>
          <w:tcPr>
            <w:tcW w:w="17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E18296" w14:textId="77777777" w:rsidR="006A15A6" w:rsidRDefault="00000000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sz w:val="24"/>
                <w:shd w:val="clear" w:color="999999" w:fill="auto"/>
              </w:rPr>
              <w:t>관심 코드 1</w:t>
            </w:r>
          </w:p>
        </w:tc>
        <w:tc>
          <w:tcPr>
            <w:tcW w:w="7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5B95C0" w14:textId="77777777" w:rsidR="006A15A6" w:rsidRDefault="00000000">
            <w:pPr>
              <w:pStyle w:val="a3"/>
              <w:wordWrap/>
              <w:jc w:val="center"/>
            </w:pPr>
            <w:r>
              <w:rPr>
                <w:rFonts w:ascii="맑은 고딕"/>
                <w:color w:val="0000FF"/>
                <w:sz w:val="24"/>
                <w:shd w:val="clear" w:color="999999" w:fill="auto"/>
              </w:rPr>
              <w:t xml:space="preserve"> </w:t>
            </w:r>
            <w:proofErr w:type="spellStart"/>
            <w:proofErr w:type="gramStart"/>
            <w:r>
              <w:rPr>
                <w:rFonts w:ascii="맑은 고딕"/>
                <w:color w:val="0000FF"/>
                <w:sz w:val="24"/>
                <w:shd w:val="clear" w:color="999999" w:fill="auto"/>
              </w:rPr>
              <w:t>morphop.ipynb</w:t>
            </w:r>
            <w:proofErr w:type="spellEnd"/>
            <w:proofErr w:type="gramEnd"/>
          </w:p>
        </w:tc>
      </w:tr>
      <w:tr w:rsidR="006A15A6" w14:paraId="5FF7056F" w14:textId="77777777" w:rsidTr="009A0E0E">
        <w:trPr>
          <w:trHeight w:val="1154"/>
        </w:trPr>
        <w:tc>
          <w:tcPr>
            <w:tcW w:w="17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7201CB" w14:textId="77777777" w:rsidR="006A15A6" w:rsidRDefault="00000000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sz w:val="24"/>
                <w:shd w:val="clear" w:color="999999" w:fill="auto"/>
              </w:rPr>
              <w:t>코드 내용</w:t>
            </w:r>
          </w:p>
        </w:tc>
        <w:tc>
          <w:tcPr>
            <w:tcW w:w="7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BB6F56" w14:textId="77777777" w:rsidR="006A15A6" w:rsidRDefault="00000000">
            <w:pPr>
              <w:pStyle w:val="a3"/>
              <w:numPr>
                <w:ilvl w:val="0"/>
                <w:numId w:val="1"/>
              </w:numPr>
              <w:wordWrap/>
              <w:jc w:val="left"/>
            </w:pPr>
            <w:r>
              <w:rPr>
                <w:rFonts w:ascii="맑은 고딕" w:eastAsia="맑은 고딕"/>
                <w:color w:val="0000FF"/>
                <w:sz w:val="24"/>
                <w:shd w:val="clear" w:color="999999" w:fill="auto"/>
              </w:rPr>
              <w:t>2차원 모폴로지 연산 수행</w:t>
            </w:r>
          </w:p>
          <w:p w14:paraId="69AAFE9F" w14:textId="77777777" w:rsidR="006A15A6" w:rsidRDefault="00000000">
            <w:pPr>
              <w:pStyle w:val="a3"/>
              <w:numPr>
                <w:ilvl w:val="0"/>
                <w:numId w:val="1"/>
              </w:numPr>
              <w:wordWrap/>
              <w:jc w:val="left"/>
            </w:pPr>
            <w:r>
              <w:rPr>
                <w:rFonts w:ascii="맑은 고딕" w:eastAsia="맑은 고딕"/>
                <w:color w:val="0000FF"/>
                <w:sz w:val="24"/>
                <w:shd w:val="clear" w:color="999999" w:fill="auto"/>
              </w:rPr>
              <w:t>침식과 팽창 또는 열림과 닫힘 기능 구현</w:t>
            </w:r>
          </w:p>
        </w:tc>
      </w:tr>
      <w:tr w:rsidR="006A15A6" w14:paraId="3530DDDE" w14:textId="77777777" w:rsidTr="009A0E0E">
        <w:trPr>
          <w:trHeight w:val="435"/>
        </w:trPr>
        <w:tc>
          <w:tcPr>
            <w:tcW w:w="17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984DD7" w14:textId="77777777" w:rsidR="006A15A6" w:rsidRDefault="00000000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sz w:val="24"/>
                <w:shd w:val="clear" w:color="999999" w:fill="auto"/>
              </w:rPr>
              <w:t>입력 데이터</w:t>
            </w:r>
          </w:p>
        </w:tc>
        <w:tc>
          <w:tcPr>
            <w:tcW w:w="7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EEF4C4" w14:textId="77777777" w:rsidR="006A15A6" w:rsidRDefault="00000000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color w:val="0000FF"/>
                <w:sz w:val="24"/>
                <w:shd w:val="clear" w:color="999999" w:fill="auto"/>
              </w:rPr>
              <w:t>원의 불규칙 영상</w:t>
            </w:r>
          </w:p>
        </w:tc>
      </w:tr>
      <w:tr w:rsidR="006A15A6" w14:paraId="652A970B" w14:textId="77777777" w:rsidTr="009A0E0E">
        <w:trPr>
          <w:trHeight w:val="2540"/>
        </w:trPr>
        <w:tc>
          <w:tcPr>
            <w:tcW w:w="17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BC5F3F" w14:textId="77777777" w:rsidR="006A15A6" w:rsidRDefault="00000000">
            <w:pPr>
              <w:pStyle w:val="a3"/>
              <w:wordWrap/>
              <w:jc w:val="center"/>
            </w:pPr>
            <w:r>
              <w:rPr>
                <w:rFonts w:ascii="맑은 고딕" w:eastAsia="맑은 고딕"/>
                <w:sz w:val="24"/>
                <w:shd w:val="clear" w:color="999999" w:fill="auto"/>
              </w:rPr>
              <w:t>수행 결과</w:t>
            </w:r>
          </w:p>
        </w:tc>
        <w:tc>
          <w:tcPr>
            <w:tcW w:w="7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9EC650" w14:textId="77777777" w:rsidR="006A15A6" w:rsidRDefault="00000000" w:rsidP="009A0E0E">
            <w:pPr>
              <w:pStyle w:val="a3"/>
              <w:wordWrap/>
            </w:pPr>
            <w:r>
              <w:rPr>
                <w:noProof/>
              </w:rPr>
              <w:drawing>
                <wp:anchor distT="0" distB="0" distL="0" distR="0" simplePos="0" relativeHeight="251650560" behindDoc="0" locked="0" layoutInCell="1" allowOverlap="1" wp14:anchorId="0040A687" wp14:editId="4B41345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10100" cy="1505585"/>
                  <wp:effectExtent l="0" t="0" r="0" b="0"/>
                  <wp:wrapTopAndBottom/>
                  <wp:docPr id="1" name="그림 %d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:\Users\tv365\AppData\Local\Temp\Hnc\BinData\EMB000078c830c9.bmp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150558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DF172BD" w14:textId="77777777" w:rsidR="006A15A6" w:rsidRPr="009A0E0E" w:rsidRDefault="006A15A6" w:rsidP="009A0E0E">
      <w:pPr>
        <w:pStyle w:val="a3"/>
        <w:pBdr>
          <w:top w:val="none" w:sz="2" w:space="16" w:color="000000"/>
        </w:pBdr>
        <w:rPr>
          <w:rFonts w:ascii="맑은 고딕" w:eastAsia="맑은 고딕"/>
          <w:sz w:val="2"/>
          <w:szCs w:val="2"/>
          <w:shd w:val="clear" w:color="999999" w:fill="auto"/>
        </w:rPr>
      </w:pPr>
    </w:p>
    <w:p w14:paraId="22CB8C29" w14:textId="77777777" w:rsidR="006A15A6" w:rsidRDefault="00000000" w:rsidP="009A0E0E">
      <w:pPr>
        <w:pStyle w:val="a3"/>
        <w:numPr>
          <w:ilvl w:val="0"/>
          <w:numId w:val="2"/>
        </w:numPr>
        <w:pBdr>
          <w:top w:val="none" w:sz="2" w:space="16" w:color="000000"/>
        </w:pBdr>
        <w:ind w:left="312" w:hanging="312"/>
      </w:pPr>
      <w:r>
        <w:rPr>
          <w:rFonts w:eastAsia="맑은 고딕"/>
          <w:b/>
          <w:sz w:val="26"/>
          <w:shd w:val="clear" w:color="999999" w:fill="auto"/>
        </w:rPr>
        <w:t>요구사항</w:t>
      </w:r>
    </w:p>
    <w:p w14:paraId="75CCD004" w14:textId="77777777" w:rsidR="006A15A6" w:rsidRPr="009A0E0E" w:rsidRDefault="00000000" w:rsidP="009A0E0E">
      <w:pPr>
        <w:pStyle w:val="a3"/>
        <w:spacing w:line="240" w:lineRule="auto"/>
        <w:ind w:left="266"/>
        <w:rPr>
          <w:sz w:val="16"/>
          <w:szCs w:val="20"/>
        </w:rPr>
      </w:pPr>
      <w:r w:rsidRPr="009A0E0E">
        <w:rPr>
          <w:rFonts w:ascii="맑은 고딕" w:eastAsia="맑은 고딕"/>
          <w:szCs w:val="20"/>
          <w:shd w:val="clear" w:color="999999" w:fill="auto"/>
        </w:rPr>
        <w:t>수업 시간에 소개된 다양한 파이썬 코드를 수정하여 활용한다.</w:t>
      </w:r>
    </w:p>
    <w:p w14:paraId="4D552276" w14:textId="77777777" w:rsidR="009A0E0E" w:rsidRPr="009A0E0E" w:rsidRDefault="00000000" w:rsidP="009A0E0E">
      <w:pPr>
        <w:pStyle w:val="a3"/>
        <w:spacing w:line="240" w:lineRule="auto"/>
        <w:ind w:left="266"/>
        <w:rPr>
          <w:rFonts w:ascii="맑은 고딕" w:eastAsia="맑은 고딕"/>
          <w:szCs w:val="20"/>
          <w:shd w:val="clear" w:color="999999" w:fill="auto"/>
        </w:rPr>
      </w:pPr>
      <w:r w:rsidRPr="009A0E0E">
        <w:rPr>
          <w:rFonts w:ascii="맑은 고딕" w:eastAsia="맑은 고딕"/>
          <w:szCs w:val="20"/>
          <w:shd w:val="clear" w:color="999999" w:fill="auto"/>
        </w:rPr>
        <w:t>코드 중 가장 관심과 흥미 대상이 되었던 코드를 선택한다</w:t>
      </w:r>
      <w:r w:rsidR="009A0E0E">
        <w:rPr>
          <w:rFonts w:ascii="맑은 고딕" w:eastAsia="맑은 고딕" w:hint="eastAsia"/>
          <w:szCs w:val="20"/>
          <w:shd w:val="clear" w:color="999999" w:fill="auto"/>
        </w:rPr>
        <w:t>.</w:t>
      </w:r>
    </w:p>
    <w:p w14:paraId="5617F031" w14:textId="77777777" w:rsidR="006A15A6" w:rsidRPr="009A0E0E" w:rsidRDefault="00000000" w:rsidP="009A0E0E">
      <w:pPr>
        <w:pStyle w:val="a3"/>
        <w:spacing w:line="240" w:lineRule="auto"/>
        <w:ind w:left="266"/>
        <w:rPr>
          <w:sz w:val="16"/>
          <w:szCs w:val="20"/>
        </w:rPr>
      </w:pPr>
      <w:r w:rsidRPr="009A0E0E">
        <w:rPr>
          <w:rFonts w:ascii="맑은 고딕" w:eastAsia="맑은 고딕"/>
          <w:b/>
          <w:szCs w:val="20"/>
          <w:shd w:val="clear" w:color="999999" w:fill="auto"/>
        </w:rPr>
        <w:t>관심 분야(예, 교통 의료 등)의</w:t>
      </w:r>
      <w:r w:rsidRPr="009A0E0E">
        <w:rPr>
          <w:rFonts w:ascii="맑은 고딕" w:eastAsia="맑은 고딕"/>
          <w:szCs w:val="20"/>
          <w:shd w:val="clear" w:color="999999" w:fill="auto"/>
        </w:rPr>
        <w:t xml:space="preserve"> 데이터를 검색하여 영상 파일로 활용한다.</w:t>
      </w:r>
    </w:p>
    <w:p w14:paraId="6F667425" w14:textId="77777777" w:rsidR="006A15A6" w:rsidRDefault="00000000" w:rsidP="009A0E0E">
      <w:pPr>
        <w:pStyle w:val="a3"/>
        <w:spacing w:line="240" w:lineRule="auto"/>
        <w:ind w:left="266"/>
        <w:rPr>
          <w:rFonts w:ascii="맑은 고딕" w:eastAsia="맑은 고딕"/>
          <w:szCs w:val="20"/>
          <w:shd w:val="clear" w:color="999999" w:fill="auto"/>
        </w:rPr>
      </w:pPr>
      <w:r w:rsidRPr="009A0E0E">
        <w:rPr>
          <w:rFonts w:ascii="맑은 고딕" w:eastAsia="맑은 고딕"/>
          <w:szCs w:val="20"/>
          <w:shd w:val="clear" w:color="999999" w:fill="auto"/>
        </w:rPr>
        <w:t>그 영상 파일을 수정된 파이썬 코드의 입력으로 하여 결과를 도출하고 분석한다.</w:t>
      </w:r>
    </w:p>
    <w:p w14:paraId="4882A24E" w14:textId="77777777" w:rsidR="009A080C" w:rsidRPr="009A0E0E" w:rsidRDefault="009A080C" w:rsidP="009A0E0E">
      <w:pPr>
        <w:pStyle w:val="a3"/>
        <w:spacing w:line="240" w:lineRule="auto"/>
        <w:ind w:left="266"/>
        <w:rPr>
          <w:sz w:val="16"/>
          <w:szCs w:val="20"/>
        </w:rPr>
      </w:pPr>
    </w:p>
    <w:p w14:paraId="569975B5" w14:textId="77777777" w:rsidR="006A15A6" w:rsidRDefault="00000000">
      <w:pPr>
        <w:pStyle w:val="a3"/>
      </w:pPr>
      <w:r>
        <w:rPr>
          <w:rFonts w:ascii="맑은 고딕" w:eastAsia="맑은 고딕"/>
          <w:b/>
          <w:sz w:val="26"/>
          <w:shd w:val="clear" w:color="999999" w:fill="auto"/>
        </w:rPr>
        <w:t>4) 평가 기준</w:t>
      </w:r>
    </w:p>
    <w:p w14:paraId="584585C2" w14:textId="77777777" w:rsidR="006A15A6" w:rsidRPr="009A0E0E" w:rsidRDefault="00000000" w:rsidP="009A0E0E">
      <w:pPr>
        <w:pStyle w:val="a3"/>
        <w:spacing w:line="240" w:lineRule="auto"/>
        <w:ind w:left="266"/>
        <w:rPr>
          <w:sz w:val="16"/>
          <w:szCs w:val="20"/>
        </w:rPr>
      </w:pPr>
      <w:r w:rsidRPr="009A0E0E">
        <w:rPr>
          <w:rFonts w:ascii="맑은 고딕" w:eastAsia="맑은 고딕"/>
          <w:szCs w:val="20"/>
          <w:shd w:val="clear" w:color="999999" w:fill="auto"/>
        </w:rPr>
        <w:t>관심 코드의 내용 이해도 (30%)</w:t>
      </w:r>
    </w:p>
    <w:p w14:paraId="7E29379E" w14:textId="77777777" w:rsidR="006A15A6" w:rsidRPr="009A0E0E" w:rsidRDefault="00000000" w:rsidP="009A0E0E">
      <w:pPr>
        <w:pStyle w:val="a3"/>
        <w:spacing w:line="240" w:lineRule="auto"/>
        <w:ind w:left="266"/>
        <w:rPr>
          <w:sz w:val="16"/>
          <w:szCs w:val="20"/>
        </w:rPr>
      </w:pPr>
      <w:r w:rsidRPr="009A0E0E">
        <w:rPr>
          <w:rFonts w:ascii="맑은 고딕" w:eastAsia="맑은 고딕"/>
          <w:szCs w:val="20"/>
          <w:shd w:val="clear" w:color="999999" w:fill="auto"/>
        </w:rPr>
        <w:t>관심 분야의 입력 데이터 적정성 (40%)</w:t>
      </w:r>
    </w:p>
    <w:p w14:paraId="0E47A7EE" w14:textId="77777777" w:rsidR="006A15A6" w:rsidRPr="009A080C" w:rsidRDefault="00000000" w:rsidP="009A080C">
      <w:pPr>
        <w:pStyle w:val="a3"/>
        <w:spacing w:line="240" w:lineRule="auto"/>
        <w:ind w:left="266"/>
        <w:rPr>
          <w:sz w:val="16"/>
          <w:szCs w:val="20"/>
        </w:rPr>
      </w:pPr>
      <w:r w:rsidRPr="009A0E0E">
        <w:rPr>
          <w:rFonts w:ascii="맑은 고딕" w:eastAsia="맑은 고딕"/>
          <w:szCs w:val="20"/>
          <w:shd w:val="clear" w:color="999999" w:fill="auto"/>
        </w:rPr>
        <w:t>분석 및 서술의 완성도 (30%)</w:t>
      </w:r>
    </w:p>
    <w:p w14:paraId="6E020EEE" w14:textId="77777777" w:rsidR="006A15A6" w:rsidRPr="009A0E0E" w:rsidRDefault="00000000">
      <w:pPr>
        <w:pStyle w:val="a3"/>
      </w:pPr>
      <w:r>
        <w:rPr>
          <w:rFonts w:ascii="맑은 고딕" w:eastAsia="맑은 고딕"/>
          <w:b/>
          <w:sz w:val="24"/>
        </w:rPr>
        <w:lastRenderedPageBreak/>
        <w:t>[디지털영상처리 #2 제출 양식]</w:t>
      </w:r>
    </w:p>
    <w:p w14:paraId="6003A683" w14:textId="77777777" w:rsidR="006A15A6" w:rsidRPr="009A0E0E" w:rsidRDefault="00000000" w:rsidP="009A0E0E">
      <w:pPr>
        <w:pStyle w:val="a3"/>
        <w:wordWrap/>
        <w:spacing w:line="312" w:lineRule="auto"/>
        <w:jc w:val="center"/>
      </w:pPr>
      <w:r>
        <w:rPr>
          <w:rFonts w:ascii="맑은 고딕" w:eastAsia="맑은 고딕"/>
          <w:b/>
          <w:spacing w:val="-10"/>
          <w:sz w:val="40"/>
          <w:u w:val="single"/>
        </w:rPr>
        <w:t>영상 처리 사례 보고서</w:t>
      </w:r>
    </w:p>
    <w:tbl>
      <w:tblPr>
        <w:tblOverlap w:val="never"/>
        <w:tblW w:w="963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45"/>
        <w:gridCol w:w="2833"/>
        <w:gridCol w:w="5161"/>
      </w:tblGrid>
      <w:tr w:rsidR="006A15A6" w14:paraId="46664BF0" w14:textId="77777777" w:rsidTr="007175E2">
        <w:trPr>
          <w:trHeight w:val="83"/>
        </w:trPr>
        <w:tc>
          <w:tcPr>
            <w:tcW w:w="1645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17D8B8" w14:textId="77777777" w:rsidR="006A15A6" w:rsidRDefault="00000000">
            <w:pPr>
              <w:pStyle w:val="a3"/>
              <w:wordWrap/>
              <w:spacing w:line="264" w:lineRule="auto"/>
              <w:jc w:val="center"/>
            </w:pPr>
            <w:proofErr w:type="spellStart"/>
            <w:r>
              <w:rPr>
                <w:rFonts w:eastAsia="맑은 고딕"/>
                <w:b/>
                <w:sz w:val="24"/>
              </w:rPr>
              <w:t>주제명</w:t>
            </w:r>
            <w:proofErr w:type="spellEnd"/>
          </w:p>
        </w:tc>
        <w:tc>
          <w:tcPr>
            <w:tcW w:w="799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38E1B840" w14:textId="77777777" w:rsidR="006A15A6" w:rsidRDefault="00076757">
            <w:pPr>
              <w:pStyle w:val="a3"/>
              <w:wordWrap/>
              <w:spacing w:line="288" w:lineRule="auto"/>
              <w:jc w:val="center"/>
            </w:pPr>
            <w:r>
              <w:rPr>
                <w:rFonts w:ascii="맑은 고딕" w:eastAsia="맑은 고딕" w:hint="eastAsia"/>
                <w:b/>
                <w:sz w:val="24"/>
              </w:rPr>
              <w:t>산불 감지를 위한 영상처리 기법 구현 및 시각화</w:t>
            </w:r>
          </w:p>
        </w:tc>
      </w:tr>
      <w:tr w:rsidR="006A15A6" w14:paraId="137E33A6" w14:textId="77777777" w:rsidTr="007175E2">
        <w:trPr>
          <w:trHeight w:val="105"/>
        </w:trPr>
        <w:tc>
          <w:tcPr>
            <w:tcW w:w="164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5D7C041D" w14:textId="77777777" w:rsidR="006A15A6" w:rsidRDefault="00000000">
            <w:pPr>
              <w:pStyle w:val="a3"/>
              <w:wordWrap/>
              <w:spacing w:line="264" w:lineRule="auto"/>
              <w:jc w:val="center"/>
            </w:pPr>
            <w:r>
              <w:rPr>
                <w:rFonts w:eastAsia="맑은 고딕"/>
                <w:b/>
                <w:sz w:val="24"/>
              </w:rPr>
              <w:t>작성자</w:t>
            </w:r>
          </w:p>
        </w:tc>
        <w:tc>
          <w:tcPr>
            <w:tcW w:w="28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B6A2C6" w14:textId="77777777" w:rsidR="006A15A6" w:rsidRDefault="00000000">
            <w:pPr>
              <w:pStyle w:val="a3"/>
              <w:wordWrap/>
              <w:spacing w:line="264" w:lineRule="auto"/>
              <w:jc w:val="center"/>
            </w:pPr>
            <w:r>
              <w:rPr>
                <w:rFonts w:eastAsia="맑은 고딕"/>
                <w:b/>
                <w:sz w:val="24"/>
              </w:rPr>
              <w:t>성명</w:t>
            </w:r>
          </w:p>
        </w:tc>
        <w:tc>
          <w:tcPr>
            <w:tcW w:w="5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vAlign w:val="center"/>
          </w:tcPr>
          <w:p w14:paraId="6E8F88C1" w14:textId="77777777" w:rsidR="006A15A6" w:rsidRDefault="00000000">
            <w:pPr>
              <w:pStyle w:val="a3"/>
              <w:wordWrap/>
              <w:spacing w:line="264" w:lineRule="auto"/>
              <w:jc w:val="center"/>
            </w:pPr>
            <w:r>
              <w:rPr>
                <w:rFonts w:ascii="맑은 고딕"/>
                <w:b/>
                <w:sz w:val="24"/>
              </w:rPr>
              <w:t>E-mail</w:t>
            </w:r>
          </w:p>
        </w:tc>
      </w:tr>
      <w:tr w:rsidR="006A15A6" w14:paraId="6266FEE3" w14:textId="77777777" w:rsidTr="007175E2">
        <w:trPr>
          <w:trHeight w:val="43"/>
        </w:trPr>
        <w:tc>
          <w:tcPr>
            <w:tcW w:w="164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</w:tcPr>
          <w:p w14:paraId="6B90318E" w14:textId="77777777" w:rsidR="006A15A6" w:rsidRDefault="006A15A6">
            <w:pPr>
              <w:pStyle w:val="a3"/>
            </w:pPr>
          </w:p>
        </w:tc>
        <w:tc>
          <w:tcPr>
            <w:tcW w:w="283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15CA1504" w14:textId="77777777" w:rsidR="006A15A6" w:rsidRDefault="00000000">
            <w:pPr>
              <w:pStyle w:val="a3"/>
              <w:wordWrap/>
              <w:spacing w:line="264" w:lineRule="auto"/>
              <w:jc w:val="center"/>
            </w:pPr>
            <w:r>
              <w:rPr>
                <w:rFonts w:eastAsia="맑은 고딕"/>
                <w:b/>
                <w:sz w:val="24"/>
              </w:rPr>
              <w:t>권영훈</w:t>
            </w:r>
          </w:p>
        </w:tc>
        <w:tc>
          <w:tcPr>
            <w:tcW w:w="516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494FAD2" w14:textId="77777777" w:rsidR="006A15A6" w:rsidRDefault="00000000">
            <w:pPr>
              <w:pStyle w:val="a3"/>
              <w:wordWrap/>
              <w:spacing w:line="264" w:lineRule="auto"/>
              <w:jc w:val="center"/>
            </w:pPr>
            <w:r>
              <w:rPr>
                <w:rFonts w:ascii="맑은 고딕"/>
                <w:b/>
                <w:sz w:val="24"/>
              </w:rPr>
              <w:t>20213032@office.deu.ac.kr</w:t>
            </w:r>
          </w:p>
        </w:tc>
      </w:tr>
    </w:tbl>
    <w:p w14:paraId="244D37F0" w14:textId="77777777" w:rsidR="009A080C" w:rsidRPr="009A080C" w:rsidRDefault="009A080C" w:rsidP="009A080C">
      <w:pPr>
        <w:pStyle w:val="a3"/>
        <w:wordWrap/>
        <w:jc w:val="center"/>
        <w:rPr>
          <w:rFonts w:ascii="맑은 고딕"/>
          <w:b/>
          <w:w w:val="105"/>
          <w:sz w:val="4"/>
          <w:szCs w:val="2"/>
        </w:rPr>
      </w:pPr>
    </w:p>
    <w:p w14:paraId="4167B420" w14:textId="77777777" w:rsidR="009A080C" w:rsidRPr="009A080C" w:rsidRDefault="00000000" w:rsidP="009A080C">
      <w:pPr>
        <w:pStyle w:val="a3"/>
        <w:wordWrap/>
        <w:jc w:val="center"/>
        <w:rPr>
          <w:rFonts w:asciiTheme="majorEastAsia" w:eastAsiaTheme="majorEastAsia" w:hAnsiTheme="majorEastAsia"/>
          <w:b/>
          <w:w w:val="105"/>
          <w:sz w:val="28"/>
          <w:szCs w:val="22"/>
        </w:rPr>
      </w:pPr>
      <w:r w:rsidRPr="009A080C">
        <w:rPr>
          <w:rFonts w:asciiTheme="majorEastAsia" w:eastAsiaTheme="majorEastAsia" w:hAnsiTheme="majorEastAsia"/>
          <w:b/>
          <w:w w:val="105"/>
          <w:sz w:val="28"/>
          <w:szCs w:val="22"/>
        </w:rPr>
        <w:t>〈 코드 내용 정리 〉</w:t>
      </w:r>
    </w:p>
    <w:tbl>
      <w:tblPr>
        <w:tblOverlap w:val="never"/>
        <w:tblW w:w="9582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41"/>
        <w:gridCol w:w="7841"/>
      </w:tblGrid>
      <w:tr w:rsidR="006A15A6" w14:paraId="331C52B4" w14:textId="77777777" w:rsidTr="009A0E0E">
        <w:trPr>
          <w:trHeight w:val="982"/>
        </w:trPr>
        <w:tc>
          <w:tcPr>
            <w:tcW w:w="174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FEF8C"/>
            <w:vAlign w:val="center"/>
          </w:tcPr>
          <w:p w14:paraId="42760378" w14:textId="77777777" w:rsidR="006A15A6" w:rsidRDefault="00000000">
            <w:pPr>
              <w:pStyle w:val="a3"/>
              <w:wordWrap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관심 코드</w:t>
            </w:r>
          </w:p>
        </w:tc>
        <w:tc>
          <w:tcPr>
            <w:tcW w:w="7840" w:type="dxa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46FF640" w14:textId="77777777" w:rsidR="006A15A6" w:rsidRPr="009A0E0E" w:rsidRDefault="00000000">
            <w:pPr>
              <w:pStyle w:val="a3"/>
              <w:wordWrap/>
              <w:spacing w:line="264" w:lineRule="auto"/>
              <w:jc w:val="center"/>
              <w:rPr>
                <w:sz w:val="18"/>
                <w:szCs w:val="22"/>
              </w:rPr>
            </w:pPr>
            <w:r w:rsidRPr="009A0E0E">
              <w:rPr>
                <w:rFonts w:ascii="맑은 고딕"/>
                <w:color w:val="0000FF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9A0E0E">
              <w:rPr>
                <w:rFonts w:ascii="맑은 고딕"/>
                <w:b/>
                <w:sz w:val="24"/>
                <w:szCs w:val="22"/>
              </w:rPr>
              <w:t>chromakeying.ipynb</w:t>
            </w:r>
            <w:proofErr w:type="spellEnd"/>
            <w:proofErr w:type="gramEnd"/>
          </w:p>
          <w:p w14:paraId="1646BF0F" w14:textId="77777777" w:rsidR="006A15A6" w:rsidRDefault="00000000">
            <w:pPr>
              <w:pStyle w:val="a3"/>
              <w:wordWrap/>
              <w:jc w:val="center"/>
            </w:pPr>
            <w:proofErr w:type="spellStart"/>
            <w:proofErr w:type="gramStart"/>
            <w:r w:rsidRPr="009A0E0E">
              <w:rPr>
                <w:rFonts w:ascii="맑은 고딕"/>
                <w:b/>
                <w:sz w:val="24"/>
                <w:szCs w:val="22"/>
              </w:rPr>
              <w:t>morphop.ipynb</w:t>
            </w:r>
            <w:proofErr w:type="spellEnd"/>
            <w:proofErr w:type="gramEnd"/>
          </w:p>
        </w:tc>
      </w:tr>
      <w:tr w:rsidR="006A15A6" w14:paraId="165D053B" w14:textId="77777777">
        <w:trPr>
          <w:trHeight w:val="3105"/>
        </w:trPr>
        <w:tc>
          <w:tcPr>
            <w:tcW w:w="174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FEF8C"/>
            <w:vAlign w:val="center"/>
          </w:tcPr>
          <w:p w14:paraId="609D9C54" w14:textId="77777777" w:rsidR="006A15A6" w:rsidRDefault="00000000">
            <w:pPr>
              <w:pStyle w:val="a3"/>
              <w:wordWrap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코드 내용</w:t>
            </w:r>
          </w:p>
        </w:tc>
        <w:tc>
          <w:tcPr>
            <w:tcW w:w="7840" w:type="dxa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98333A9" w14:textId="77777777" w:rsidR="006A15A6" w:rsidRDefault="00000000" w:rsidP="009A0E0E">
            <w:pPr>
              <w:pStyle w:val="a3"/>
              <w:numPr>
                <w:ilvl w:val="0"/>
                <w:numId w:val="14"/>
              </w:numPr>
            </w:pPr>
            <w:proofErr w:type="spellStart"/>
            <w:proofErr w:type="gramStart"/>
            <w:r>
              <w:rPr>
                <w:rFonts w:ascii="맑은 고딕"/>
                <w:b/>
                <w:sz w:val="22"/>
              </w:rPr>
              <w:t>chromakeying.ipynb</w:t>
            </w:r>
            <w:proofErr w:type="spellEnd"/>
            <w:proofErr w:type="gramEnd"/>
            <w:r>
              <w:rPr>
                <w:rFonts w:ascii="맑은 고딕"/>
                <w:b/>
                <w:sz w:val="22"/>
              </w:rPr>
              <w:t xml:space="preserve">: </w:t>
            </w:r>
          </w:p>
          <w:p w14:paraId="59619882" w14:textId="77777777" w:rsidR="006A15A6" w:rsidRDefault="00000000" w:rsidP="009A080C">
            <w:pPr>
              <w:pStyle w:val="a3"/>
              <w:numPr>
                <w:ilvl w:val="0"/>
                <w:numId w:val="17"/>
              </w:numPr>
            </w:pPr>
            <w:r>
              <w:rPr>
                <w:rFonts w:ascii="맑은 고딕" w:eastAsia="맑은 고딕"/>
                <w:b/>
              </w:rPr>
              <w:t xml:space="preserve">HSV </w:t>
            </w:r>
            <w:proofErr w:type="spellStart"/>
            <w:r>
              <w:rPr>
                <w:rFonts w:ascii="맑은 고딕" w:eastAsia="맑은 고딕"/>
                <w:b/>
              </w:rPr>
              <w:t>색공간</w:t>
            </w:r>
            <w:proofErr w:type="spellEnd"/>
            <w:r>
              <w:rPr>
                <w:rFonts w:ascii="맑은 고딕" w:eastAsia="맑은 고딕"/>
                <w:b/>
              </w:rPr>
              <w:t xml:space="preserve"> 변환: 빨간색 추출을 위한 HSV 변환</w:t>
            </w:r>
            <w:r w:rsidR="00076757">
              <w:rPr>
                <w:rFonts w:ascii="맑은 고딕" w:eastAsia="맑은 고딕" w:hint="eastAsia"/>
                <w:b/>
              </w:rPr>
              <w:t>.</w:t>
            </w:r>
          </w:p>
          <w:p w14:paraId="1024A353" w14:textId="77777777" w:rsidR="006A15A6" w:rsidRDefault="00000000" w:rsidP="009A080C">
            <w:pPr>
              <w:pStyle w:val="a3"/>
              <w:numPr>
                <w:ilvl w:val="0"/>
                <w:numId w:val="17"/>
              </w:numPr>
            </w:pPr>
            <w:r>
              <w:rPr>
                <w:rFonts w:ascii="맑은 고딕" w:eastAsia="맑은 고딕"/>
                <w:b/>
              </w:rPr>
              <w:t>빨간색 범위 마스크: 불꽃 영역 추출</w:t>
            </w:r>
            <w:r w:rsidR="00076757">
              <w:rPr>
                <w:rFonts w:ascii="맑은 고딕" w:eastAsia="맑은 고딕" w:hint="eastAsia"/>
                <w:b/>
              </w:rPr>
              <w:t>.</w:t>
            </w:r>
          </w:p>
          <w:p w14:paraId="689A5070" w14:textId="77777777" w:rsidR="00076757" w:rsidRPr="00076757" w:rsidRDefault="00000000" w:rsidP="009A080C">
            <w:pPr>
              <w:pStyle w:val="a3"/>
              <w:numPr>
                <w:ilvl w:val="0"/>
                <w:numId w:val="17"/>
              </w:numPr>
            </w:pPr>
            <w:r>
              <w:rPr>
                <w:rFonts w:ascii="맑은 고딕" w:eastAsia="맑은 고딕"/>
                <w:b/>
              </w:rPr>
              <w:t xml:space="preserve">다중 스펙트럼 영상 합성: 원본 이미지와 불꽃, </w:t>
            </w:r>
            <w:r w:rsidRPr="009A080C">
              <w:rPr>
                <w:rFonts w:ascii="맑은 고딕" w:eastAsia="맑은 고딕"/>
                <w:b/>
              </w:rPr>
              <w:t xml:space="preserve">타버린 영역 </w:t>
            </w:r>
          </w:p>
          <w:p w14:paraId="030CB5C1" w14:textId="77777777" w:rsidR="006A15A6" w:rsidRDefault="00000000" w:rsidP="00076757">
            <w:pPr>
              <w:pStyle w:val="a3"/>
              <w:ind w:left="1760"/>
            </w:pPr>
            <w:r w:rsidRPr="009A080C">
              <w:rPr>
                <w:rFonts w:ascii="맑은 고딕" w:eastAsia="맑은 고딕"/>
                <w:b/>
              </w:rPr>
              <w:t>합성 이미지 추출</w:t>
            </w:r>
            <w:r w:rsidR="00076757">
              <w:rPr>
                <w:rFonts w:ascii="맑은 고딕" w:eastAsia="맑은 고딕" w:hint="eastAsia"/>
                <w:b/>
              </w:rPr>
              <w:t>.</w:t>
            </w:r>
            <w:r w:rsidRPr="009A080C">
              <w:rPr>
                <w:rFonts w:ascii="맑은 고딕"/>
                <w:b/>
              </w:rPr>
              <w:t xml:space="preserve">　</w:t>
            </w:r>
          </w:p>
          <w:p w14:paraId="19A55128" w14:textId="77777777" w:rsidR="006A15A6" w:rsidRDefault="00000000" w:rsidP="009A0E0E">
            <w:pPr>
              <w:pStyle w:val="a3"/>
              <w:numPr>
                <w:ilvl w:val="0"/>
                <w:numId w:val="13"/>
              </w:numPr>
            </w:pPr>
            <w:proofErr w:type="spellStart"/>
            <w:proofErr w:type="gramStart"/>
            <w:r>
              <w:rPr>
                <w:rFonts w:ascii="맑은 고딕"/>
                <w:b/>
                <w:sz w:val="22"/>
              </w:rPr>
              <w:t>morphop.ipynb</w:t>
            </w:r>
            <w:proofErr w:type="spellEnd"/>
            <w:proofErr w:type="gramEnd"/>
            <w:r>
              <w:rPr>
                <w:rFonts w:ascii="맑은 고딕"/>
                <w:b/>
                <w:sz w:val="22"/>
              </w:rPr>
              <w:t xml:space="preserve">: </w:t>
            </w:r>
          </w:p>
          <w:p w14:paraId="76272D2B" w14:textId="77777777" w:rsidR="00076757" w:rsidRPr="00076757" w:rsidRDefault="00000000" w:rsidP="009A080C">
            <w:pPr>
              <w:pStyle w:val="a3"/>
              <w:numPr>
                <w:ilvl w:val="0"/>
                <w:numId w:val="18"/>
              </w:numPr>
            </w:pPr>
            <w:r>
              <w:rPr>
                <w:rFonts w:ascii="맑은 고딕" w:eastAsia="맑은 고딕"/>
                <w:b/>
              </w:rPr>
              <w:t xml:space="preserve">모폴로지 연산: 오프닝, 팽창 연산을 사용하여 노이즈 제거 및 </w:t>
            </w:r>
          </w:p>
          <w:p w14:paraId="57FCBFF5" w14:textId="77777777" w:rsidR="006A15A6" w:rsidRDefault="00000000" w:rsidP="00076757">
            <w:pPr>
              <w:pStyle w:val="a3"/>
              <w:ind w:left="1760"/>
            </w:pPr>
            <w:r>
              <w:rPr>
                <w:rFonts w:ascii="맑은 고딕" w:eastAsia="맑은 고딕"/>
                <w:b/>
              </w:rPr>
              <w:t>불꽃 확장</w:t>
            </w:r>
            <w:r w:rsidR="00076757">
              <w:rPr>
                <w:rFonts w:ascii="맑은 고딕" w:eastAsia="맑은 고딕" w:hint="eastAsia"/>
                <w:b/>
              </w:rPr>
              <w:t>.</w:t>
            </w:r>
          </w:p>
        </w:tc>
      </w:tr>
    </w:tbl>
    <w:p w14:paraId="099E5924" w14:textId="77777777" w:rsidR="009A080C" w:rsidRPr="009A080C" w:rsidRDefault="009A080C" w:rsidP="009A080C">
      <w:pPr>
        <w:pStyle w:val="a3"/>
        <w:wordWrap/>
        <w:jc w:val="center"/>
        <w:rPr>
          <w:rFonts w:ascii="맑은 고딕"/>
          <w:b/>
          <w:w w:val="105"/>
          <w:sz w:val="4"/>
          <w:szCs w:val="2"/>
        </w:rPr>
      </w:pPr>
    </w:p>
    <w:p w14:paraId="1ACE701B" w14:textId="77777777" w:rsidR="006A15A6" w:rsidRPr="009A080C" w:rsidRDefault="00000000" w:rsidP="009A080C">
      <w:pPr>
        <w:pStyle w:val="a3"/>
        <w:wordWrap/>
        <w:jc w:val="center"/>
        <w:rPr>
          <w:rFonts w:asciiTheme="majorHAnsi" w:eastAsiaTheme="majorHAnsi" w:hAnsiTheme="majorHAnsi"/>
          <w:sz w:val="18"/>
          <w:szCs w:val="22"/>
        </w:rPr>
      </w:pPr>
      <w:r w:rsidRPr="009A080C">
        <w:rPr>
          <w:rFonts w:asciiTheme="majorHAnsi" w:eastAsiaTheme="majorHAnsi" w:hAnsiTheme="majorHAnsi"/>
          <w:b/>
          <w:w w:val="105"/>
          <w:sz w:val="28"/>
          <w:szCs w:val="22"/>
        </w:rPr>
        <w:t>〈 입력 데이터 〉</w:t>
      </w:r>
    </w:p>
    <w:tbl>
      <w:tblPr>
        <w:tblOverlap w:val="never"/>
        <w:tblW w:w="9582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791"/>
        <w:gridCol w:w="4791"/>
      </w:tblGrid>
      <w:tr w:rsidR="006A15A6" w14:paraId="05F8F659" w14:textId="77777777">
        <w:trPr>
          <w:trHeight w:val="579"/>
        </w:trPr>
        <w:tc>
          <w:tcPr>
            <w:tcW w:w="479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FFE7D8"/>
            <w:vAlign w:val="center"/>
          </w:tcPr>
          <w:p w14:paraId="7CAF6DDB" w14:textId="77777777" w:rsidR="006A15A6" w:rsidRDefault="00000000">
            <w:pPr>
              <w:pStyle w:val="a3"/>
              <w:wordWrap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입력 데이터: 영상 파일</w:t>
            </w:r>
          </w:p>
        </w:tc>
        <w:tc>
          <w:tcPr>
            <w:tcW w:w="479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FFE7D8"/>
            <w:vAlign w:val="center"/>
          </w:tcPr>
          <w:p w14:paraId="711677A5" w14:textId="77777777" w:rsidR="006A15A6" w:rsidRDefault="00000000">
            <w:pPr>
              <w:pStyle w:val="a3"/>
              <w:wordWrap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24"/>
              </w:rPr>
              <w:t>참고 링크</w:t>
            </w:r>
          </w:p>
        </w:tc>
      </w:tr>
      <w:tr w:rsidR="006A15A6" w14:paraId="4A091A21" w14:textId="77777777" w:rsidTr="007175E2">
        <w:trPr>
          <w:trHeight w:val="2947"/>
        </w:trPr>
        <w:tc>
          <w:tcPr>
            <w:tcW w:w="479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3B0F5C1F" w14:textId="77777777" w:rsidR="006A15A6" w:rsidRDefault="009A0E0E">
            <w:pPr>
              <w:pStyle w:val="a3"/>
              <w:wordWrap/>
              <w:spacing w:line="264" w:lineRule="auto"/>
              <w:jc w:val="center"/>
              <w:rPr>
                <w:rFonts w:ascii="맑은 고딕" w:eastAsia="맑은 고딕"/>
                <w:color w:val="0000FF"/>
                <w:sz w:val="24"/>
              </w:rPr>
            </w:pPr>
            <w:r>
              <w:rPr>
                <w:noProof/>
              </w:rPr>
              <w:drawing>
                <wp:anchor distT="0" distB="0" distL="0" distR="0" simplePos="0" relativeHeight="251656704" behindDoc="0" locked="0" layoutInCell="1" allowOverlap="1" wp14:anchorId="1F823A17" wp14:editId="5B11BF41">
                  <wp:simplePos x="0" y="0"/>
                  <wp:positionH relativeFrom="page">
                    <wp:posOffset>0</wp:posOffset>
                  </wp:positionH>
                  <wp:positionV relativeFrom="page">
                    <wp:posOffset>-20955</wp:posOffset>
                  </wp:positionV>
                  <wp:extent cx="3031200" cy="1915200"/>
                  <wp:effectExtent l="0" t="0" r="0" b="0"/>
                  <wp:wrapNone/>
                  <wp:docPr id="2" name="그림 %d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:\Users\tv365\AppData\Local\Temp\Hnc\BinData\EMB000078c830ca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200" cy="191520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79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574DD60B" w14:textId="77777777" w:rsidR="006A15A6" w:rsidRDefault="00000000">
            <w:pPr>
              <w:pStyle w:val="a3"/>
              <w:wordWrap/>
              <w:spacing w:line="312" w:lineRule="auto"/>
              <w:ind w:left="100" w:right="100"/>
              <w:jc w:val="left"/>
            </w:pPr>
            <w:r>
              <w:rPr>
                <w:rFonts w:ascii="맑은 고딕" w:eastAsia="맑은 고딕"/>
                <w:color w:val="0000FF"/>
                <w:sz w:val="24"/>
              </w:rPr>
              <w:t>“전</w:t>
            </w:r>
            <w:r w:rsidR="00076757">
              <w:rPr>
                <w:rFonts w:ascii="맑은 고딕" w:eastAsia="맑은 고딕" w:hint="eastAsia"/>
                <w:color w:val="0000FF"/>
                <w:sz w:val="24"/>
              </w:rPr>
              <w:t xml:space="preserve"> </w:t>
            </w:r>
            <w:r>
              <w:rPr>
                <w:rFonts w:ascii="맑은 고딕" w:eastAsia="맑은 고딕"/>
                <w:color w:val="0000FF"/>
                <w:sz w:val="24"/>
              </w:rPr>
              <w:t xml:space="preserve">시민 대피하라” </w:t>
            </w:r>
          </w:p>
          <w:p w14:paraId="60195A75" w14:textId="77777777" w:rsidR="006A15A6" w:rsidRDefault="00000000">
            <w:pPr>
              <w:pStyle w:val="a3"/>
              <w:wordWrap/>
              <w:spacing w:line="312" w:lineRule="auto"/>
              <w:ind w:left="100" w:right="100"/>
              <w:jc w:val="left"/>
            </w:pPr>
            <w:r>
              <w:rPr>
                <w:rFonts w:ascii="맑은 고딕" w:eastAsia="맑은 고딕"/>
                <w:color w:val="0000FF"/>
                <w:sz w:val="24"/>
              </w:rPr>
              <w:t>도로에서도 보이는 안동 산불 상황(영상)</w:t>
            </w:r>
          </w:p>
          <w:p w14:paraId="47B01B03" w14:textId="77777777" w:rsidR="006A15A6" w:rsidRDefault="006A15A6">
            <w:pPr>
              <w:pStyle w:val="a3"/>
              <w:wordWrap/>
              <w:spacing w:line="312" w:lineRule="auto"/>
              <w:ind w:left="100" w:right="100"/>
              <w:jc w:val="left"/>
            </w:pPr>
            <w:hyperlink r:id="rId10" w:history="1">
              <w:r>
                <w:rPr>
                  <w:rFonts w:ascii="맑은 고딕"/>
                  <w:color w:val="800080"/>
                  <w:sz w:val="22"/>
                  <w:u w:val="single" w:color="800080"/>
                </w:rPr>
                <w:t>https://v.daum.net/v/20250325183121800</w:t>
              </w:r>
            </w:hyperlink>
          </w:p>
        </w:tc>
      </w:tr>
    </w:tbl>
    <w:p w14:paraId="5A3C4E3C" w14:textId="77777777" w:rsidR="006A15A6" w:rsidRDefault="00000000" w:rsidP="007175E2">
      <w:pPr>
        <w:pStyle w:val="a3"/>
        <w:wordWrap/>
        <w:jc w:val="center"/>
      </w:pPr>
      <w:r>
        <w:rPr>
          <w:rFonts w:ascii="맑은 고딕"/>
          <w:b/>
          <w:w w:val="105"/>
          <w:sz w:val="32"/>
        </w:rPr>
        <w:lastRenderedPageBreak/>
        <w:t>〈</w:t>
      </w:r>
      <w:r>
        <w:rPr>
          <w:rFonts w:ascii="맑은 고딕" w:eastAsia="맑은 고딕"/>
          <w:b/>
          <w:w w:val="105"/>
          <w:sz w:val="32"/>
        </w:rPr>
        <w:t xml:space="preserve"> 수행 결과 </w:t>
      </w:r>
      <w:r>
        <w:rPr>
          <w:rFonts w:ascii="맑은 고딕"/>
          <w:b/>
          <w:w w:val="105"/>
          <w:sz w:val="32"/>
        </w:rPr>
        <w:t>〉</w:t>
      </w:r>
    </w:p>
    <w:tbl>
      <w:tblPr>
        <w:tblOverlap w:val="never"/>
        <w:tblW w:w="9525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503"/>
        <w:gridCol w:w="8022"/>
      </w:tblGrid>
      <w:tr w:rsidR="006A15A6" w14:paraId="47D5B3C6" w14:textId="77777777">
        <w:trPr>
          <w:trHeight w:val="3424"/>
        </w:trPr>
        <w:tc>
          <w:tcPr>
            <w:tcW w:w="150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FEF8C"/>
            <w:vAlign w:val="center"/>
          </w:tcPr>
          <w:p w14:paraId="5692435D" w14:textId="77777777" w:rsidR="006A15A6" w:rsidRPr="009A0E0E" w:rsidRDefault="00000000" w:rsidP="009A0E0E">
            <w:pPr>
              <w:pStyle w:val="a3"/>
              <w:wordWrap/>
              <w:spacing w:line="336" w:lineRule="auto"/>
              <w:jc w:val="center"/>
              <w:rPr>
                <w:b/>
              </w:rPr>
            </w:pPr>
            <w:r w:rsidRPr="009A0E0E">
              <w:rPr>
                <w:rFonts w:eastAsia="맑은 고딕"/>
                <w:b/>
                <w:sz w:val="24"/>
              </w:rPr>
              <w:t>처리</w:t>
            </w:r>
          </w:p>
          <w:p w14:paraId="442F3262" w14:textId="77777777" w:rsidR="006A15A6" w:rsidRPr="009A0E0E" w:rsidRDefault="00000000" w:rsidP="009A0E0E">
            <w:pPr>
              <w:pStyle w:val="a3"/>
              <w:wordWrap/>
              <w:spacing w:line="336" w:lineRule="auto"/>
              <w:jc w:val="center"/>
              <w:rPr>
                <w:b/>
              </w:rPr>
            </w:pPr>
            <w:r w:rsidRPr="009A0E0E">
              <w:rPr>
                <w:rFonts w:eastAsia="맑은 고딕"/>
                <w:b/>
                <w:sz w:val="24"/>
                <w:u w:val="single"/>
              </w:rPr>
              <w:t>과정</w:t>
            </w:r>
          </w:p>
          <w:p w14:paraId="61ACAD25" w14:textId="77777777" w:rsidR="006A15A6" w:rsidRPr="009A0E0E" w:rsidRDefault="00000000" w:rsidP="009A0E0E">
            <w:pPr>
              <w:pStyle w:val="a3"/>
              <w:wordWrap/>
              <w:spacing w:line="336" w:lineRule="auto"/>
              <w:jc w:val="center"/>
              <w:rPr>
                <w:b/>
              </w:rPr>
            </w:pPr>
            <w:r w:rsidRPr="009A0E0E">
              <w:rPr>
                <w:rFonts w:eastAsia="맑은 고딕"/>
                <w:b/>
                <w:sz w:val="24"/>
              </w:rPr>
              <w:t>결과</w:t>
            </w:r>
          </w:p>
          <w:p w14:paraId="387B5296" w14:textId="77777777" w:rsidR="006A15A6" w:rsidRDefault="00000000" w:rsidP="009A0E0E">
            <w:pPr>
              <w:pStyle w:val="a3"/>
              <w:wordWrap/>
              <w:spacing w:line="336" w:lineRule="auto"/>
              <w:jc w:val="center"/>
            </w:pPr>
            <w:r w:rsidRPr="009A0E0E">
              <w:rPr>
                <w:rFonts w:eastAsia="맑은 고딕"/>
                <w:b/>
                <w:sz w:val="24"/>
              </w:rPr>
              <w:t>이미지</w:t>
            </w:r>
          </w:p>
        </w:tc>
        <w:tc>
          <w:tcPr>
            <w:tcW w:w="8022" w:type="dxa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E1C1EC7" w14:textId="77777777" w:rsidR="006A15A6" w:rsidRDefault="007175E2" w:rsidP="007175E2">
            <w:pPr>
              <w:pStyle w:val="a3"/>
              <w:wordWrap/>
              <w:spacing w:line="264" w:lineRule="auto"/>
              <w:rPr>
                <w:rFonts w:ascii="맑은 고딕" w:eastAsia="맑은 고딕"/>
                <w:color w:val="0000FF"/>
                <w:sz w:val="24"/>
              </w:rPr>
            </w:pPr>
            <w:r>
              <w:rPr>
                <w:noProof/>
              </w:rPr>
              <w:drawing>
                <wp:anchor distT="0" distB="0" distL="0" distR="0" simplePos="0" relativeHeight="251667968" behindDoc="0" locked="0" layoutInCell="1" allowOverlap="1" wp14:anchorId="7E041343" wp14:editId="7D63F210">
                  <wp:simplePos x="0" y="0"/>
                  <wp:positionH relativeFrom="page">
                    <wp:posOffset>10160</wp:posOffset>
                  </wp:positionH>
                  <wp:positionV relativeFrom="page">
                    <wp:posOffset>-5715</wp:posOffset>
                  </wp:positionV>
                  <wp:extent cx="5063490" cy="2191385"/>
                  <wp:effectExtent l="0" t="0" r="0" b="0"/>
                  <wp:wrapNone/>
                  <wp:docPr id="232687525" name="그림 %d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:\Users\tv365\AppData\Local\Temp\Hnc\BinData\EMB000078c830c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3490" cy="219138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A15A6" w14:paraId="5D4DA168" w14:textId="77777777" w:rsidTr="00076757">
        <w:trPr>
          <w:trHeight w:val="10018"/>
        </w:trPr>
        <w:tc>
          <w:tcPr>
            <w:tcW w:w="150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FEF8C"/>
            <w:vAlign w:val="center"/>
          </w:tcPr>
          <w:p w14:paraId="6C5E99F4" w14:textId="77777777" w:rsidR="008B1B07" w:rsidRDefault="008B1B07" w:rsidP="008B1B07">
            <w:pPr>
              <w:pStyle w:val="a3"/>
              <w:wordWrap/>
              <w:spacing w:line="336" w:lineRule="auto"/>
              <w:jc w:val="center"/>
              <w:rPr>
                <w:rFonts w:eastAsia="맑은 고딕"/>
                <w:b/>
                <w:sz w:val="24"/>
              </w:rPr>
            </w:pPr>
            <w:r>
              <w:rPr>
                <w:rFonts w:eastAsia="맑은 고딕" w:hint="eastAsia"/>
                <w:b/>
                <w:sz w:val="24"/>
              </w:rPr>
              <w:t>주제</w:t>
            </w:r>
          </w:p>
          <w:p w14:paraId="04451C7B" w14:textId="77777777" w:rsidR="008B1B07" w:rsidRDefault="008B1B07" w:rsidP="008B1B07">
            <w:pPr>
              <w:pStyle w:val="a3"/>
              <w:wordWrap/>
              <w:spacing w:line="336" w:lineRule="auto"/>
              <w:jc w:val="center"/>
              <w:rPr>
                <w:rFonts w:eastAsia="맑은 고딕"/>
                <w:b/>
                <w:sz w:val="24"/>
              </w:rPr>
            </w:pPr>
            <w:r>
              <w:rPr>
                <w:rFonts w:eastAsia="맑은 고딕" w:hint="eastAsia"/>
                <w:b/>
                <w:sz w:val="24"/>
              </w:rPr>
              <w:t>선정</w:t>
            </w:r>
          </w:p>
          <w:p w14:paraId="6A625174" w14:textId="77777777" w:rsidR="006A15A6" w:rsidRDefault="008B1B07" w:rsidP="008B1B07">
            <w:pPr>
              <w:pStyle w:val="a3"/>
              <w:wordWrap/>
              <w:spacing w:line="336" w:lineRule="auto"/>
              <w:jc w:val="center"/>
            </w:pPr>
            <w:r>
              <w:rPr>
                <w:rFonts w:eastAsia="맑은 고딕" w:hint="eastAsia"/>
                <w:b/>
                <w:sz w:val="24"/>
              </w:rPr>
              <w:t>이유</w:t>
            </w:r>
          </w:p>
        </w:tc>
        <w:tc>
          <w:tcPr>
            <w:tcW w:w="8022" w:type="dxa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8DBC6E0" w14:textId="77777777" w:rsidR="003A34CA" w:rsidRPr="003A34CA" w:rsidRDefault="003A34CA" w:rsidP="003A34CA">
            <w:pPr>
              <w:keepNext/>
              <w:keepLines/>
              <w:widowControl/>
              <w:wordWrap/>
              <w:autoSpaceDE/>
              <w:autoSpaceDN/>
              <w:spacing w:before="200" w:after="0" w:line="276" w:lineRule="auto"/>
              <w:jc w:val="center"/>
              <w:outlineLvl w:val="1"/>
              <w:rPr>
                <w:rFonts w:ascii="맑은 고딕" w:eastAsia="맑은 고딕" w:hAnsi="맑은 고딕" w:cs="맑은 고딕"/>
                <w:b/>
                <w:bCs/>
                <w:color w:val="4F81BD"/>
                <w:kern w:val="0"/>
                <w:sz w:val="36"/>
                <w:szCs w:val="36"/>
                <w14:ligatures w14:val="none"/>
              </w:rPr>
            </w:pPr>
            <w:r w:rsidRPr="003A34CA">
              <w:rPr>
                <w:rFonts w:ascii="맑은 고딕" w:eastAsia="맑은 고딕" w:hAnsi="맑은 고딕" w:cs="맑은 고딕" w:hint="eastAsia"/>
                <w:b/>
                <w:bCs/>
                <w:color w:val="4F81BD"/>
                <w:kern w:val="0"/>
                <w:sz w:val="36"/>
                <w:szCs w:val="36"/>
                <w14:ligatures w14:val="none"/>
              </w:rPr>
              <w:t>&lt;</w:t>
            </w:r>
            <w:r w:rsidR="00076757" w:rsidRPr="003A34CA">
              <w:rPr>
                <w:rFonts w:ascii="맑은 고딕" w:eastAsia="맑은 고딕" w:hAnsi="맑은 고딕" w:cs="맑은 고딕" w:hint="eastAsia"/>
                <w:b/>
                <w:bCs/>
                <w:color w:val="4F81BD"/>
                <w:kern w:val="0"/>
                <w:sz w:val="36"/>
                <w:szCs w:val="36"/>
                <w14:ligatures w14:val="none"/>
              </w:rPr>
              <w:t>주제</w:t>
            </w:r>
            <w:r w:rsidR="00076757" w:rsidRPr="003A34CA">
              <w:rPr>
                <w:rFonts w:ascii="Calibri" w:eastAsia="MS Gothic" w:hAnsi="Calibri" w:cs="Times New Roman"/>
                <w:b/>
                <w:bCs/>
                <w:color w:val="4F81BD"/>
                <w:kern w:val="0"/>
                <w:sz w:val="36"/>
                <w:szCs w:val="36"/>
                <w14:ligatures w14:val="none"/>
              </w:rPr>
              <w:t xml:space="preserve"> </w:t>
            </w:r>
            <w:r w:rsidR="00076757" w:rsidRPr="003A34CA">
              <w:rPr>
                <w:rFonts w:ascii="맑은 고딕" w:eastAsia="맑은 고딕" w:hAnsi="맑은 고딕" w:cs="맑은 고딕" w:hint="eastAsia"/>
                <w:b/>
                <w:bCs/>
                <w:color w:val="4F81BD"/>
                <w:kern w:val="0"/>
                <w:sz w:val="36"/>
                <w:szCs w:val="36"/>
                <w14:ligatures w14:val="none"/>
              </w:rPr>
              <w:t>선정</w:t>
            </w:r>
            <w:r w:rsidR="00076757" w:rsidRPr="003A34CA">
              <w:rPr>
                <w:rFonts w:ascii="Calibri" w:eastAsia="MS Gothic" w:hAnsi="Calibri" w:cs="Times New Roman"/>
                <w:b/>
                <w:bCs/>
                <w:color w:val="4F81BD"/>
                <w:kern w:val="0"/>
                <w:sz w:val="36"/>
                <w:szCs w:val="36"/>
                <w14:ligatures w14:val="none"/>
              </w:rPr>
              <w:t xml:space="preserve"> </w:t>
            </w:r>
            <w:r w:rsidR="008B1B07">
              <w:rPr>
                <w:rFonts w:ascii="맑은 고딕" w:eastAsia="맑은 고딕" w:hAnsi="맑은 고딕" w:cs="맑은 고딕" w:hint="eastAsia"/>
                <w:b/>
                <w:bCs/>
                <w:color w:val="4F81BD"/>
                <w:kern w:val="0"/>
                <w:sz w:val="36"/>
                <w:szCs w:val="36"/>
                <w14:ligatures w14:val="none"/>
              </w:rPr>
              <w:t>이유</w:t>
            </w:r>
            <w:r w:rsidRPr="003A34CA">
              <w:rPr>
                <w:rFonts w:ascii="맑은 고딕" w:eastAsia="맑은 고딕" w:hAnsi="맑은 고딕" w:cs="맑은 고딕" w:hint="eastAsia"/>
                <w:b/>
                <w:bCs/>
                <w:color w:val="4F81BD"/>
                <w:kern w:val="0"/>
                <w:sz w:val="36"/>
                <w:szCs w:val="36"/>
                <w14:ligatures w14:val="none"/>
              </w:rPr>
              <w:t>&gt;</w:t>
            </w:r>
          </w:p>
          <w:p w14:paraId="02696342" w14:textId="77777777" w:rsidR="003A34CA" w:rsidRPr="003A34CA" w:rsidRDefault="003A34CA" w:rsidP="003A34CA">
            <w:pPr>
              <w:keepNext/>
              <w:keepLines/>
              <w:widowControl/>
              <w:wordWrap/>
              <w:autoSpaceDE/>
              <w:autoSpaceDN/>
              <w:spacing w:before="200" w:after="0" w:line="276" w:lineRule="auto"/>
              <w:jc w:val="center"/>
              <w:outlineLvl w:val="1"/>
              <w:rPr>
                <w:rFonts w:ascii="맑은 고딕" w:eastAsia="맑은 고딕" w:hAnsi="맑은 고딕" w:cs="맑은 고딕"/>
                <w:b/>
                <w:bCs/>
                <w:color w:val="4F81BD"/>
                <w:kern w:val="0"/>
                <w:sz w:val="6"/>
                <w:szCs w:val="6"/>
                <w14:ligatures w14:val="none"/>
              </w:rPr>
            </w:pPr>
          </w:p>
          <w:p w14:paraId="20119353" w14:textId="77777777" w:rsidR="006A15A6" w:rsidRPr="001D27F2" w:rsidRDefault="003A34CA" w:rsidP="003A34CA">
            <w:pPr>
              <w:widowControl/>
              <w:wordWrap/>
              <w:autoSpaceDE/>
              <w:autoSpaceDN/>
              <w:spacing w:after="200" w:line="276" w:lineRule="auto"/>
              <w:rPr>
                <w:rFonts w:eastAsiaTheme="minorHAnsi"/>
                <w:b/>
                <w:bCs/>
                <w:sz w:val="26"/>
                <w:szCs w:val="26"/>
              </w:rPr>
            </w:pPr>
            <w:r w:rsidRPr="001D27F2">
              <w:rPr>
                <w:rFonts w:eastAsiaTheme="minorHAnsi"/>
                <w:b/>
                <w:bCs/>
                <w:sz w:val="26"/>
                <w:szCs w:val="26"/>
              </w:rPr>
              <w:t xml:space="preserve">2025년 4월 5일, 조모님의 장례식 3일차에 화장 절차를 마친 후, 유골함을 경북 안동에 있는 생가 근처 선산에 </w:t>
            </w:r>
            <w:proofErr w:type="spellStart"/>
            <w:r w:rsidRPr="001D27F2">
              <w:rPr>
                <w:rFonts w:eastAsiaTheme="minorHAnsi"/>
                <w:b/>
                <w:bCs/>
                <w:sz w:val="26"/>
                <w:szCs w:val="26"/>
              </w:rPr>
              <w:t>안장하러</w:t>
            </w:r>
            <w:proofErr w:type="spellEnd"/>
            <w:r w:rsidRPr="001D27F2">
              <w:rPr>
                <w:rFonts w:eastAsiaTheme="minorHAnsi"/>
                <w:b/>
                <w:bCs/>
                <w:sz w:val="26"/>
                <w:szCs w:val="26"/>
              </w:rPr>
              <w:t xml:space="preserve"> 가는 길이었다. 선산에는 산불로 인해 타버린 조부님의 묘가 있었고, 그곳에 함께 합장하고자 버스를 타고 이동 중이었다. '</w:t>
            </w:r>
            <w:proofErr w:type="spellStart"/>
            <w:r w:rsidRPr="001D27F2">
              <w:rPr>
                <w:rFonts w:eastAsiaTheme="minorHAnsi"/>
                <w:b/>
                <w:bCs/>
                <w:sz w:val="26"/>
                <w:szCs w:val="26"/>
              </w:rPr>
              <w:t>동안동</w:t>
            </w:r>
            <w:proofErr w:type="spellEnd"/>
            <w:r w:rsidRPr="001D27F2">
              <w:rPr>
                <w:rFonts w:eastAsiaTheme="minorHAnsi"/>
                <w:b/>
                <w:bCs/>
                <w:sz w:val="26"/>
                <w:szCs w:val="26"/>
              </w:rPr>
              <w:t xml:space="preserve"> CC' 인근을 지나던 중, 최근 발생한 산불로 산 전체가 검은 재로 변해버린 광경을 직접 목격하게 되었고, 그 장면은 큰 충격으로 다가왔다.</w:t>
            </w:r>
            <w:r w:rsidR="001D27F2">
              <w:rPr>
                <w:rFonts w:eastAsiaTheme="minorHAnsi" w:hint="eastAsia"/>
                <w:b/>
                <w:bCs/>
                <w:sz w:val="26"/>
                <w:szCs w:val="26"/>
              </w:rPr>
              <w:t xml:space="preserve"> </w:t>
            </w:r>
            <w:r w:rsidRPr="001D27F2">
              <w:rPr>
                <w:rFonts w:eastAsiaTheme="minorHAnsi"/>
                <w:b/>
                <w:bCs/>
                <w:sz w:val="26"/>
                <w:szCs w:val="26"/>
              </w:rPr>
              <w:t xml:space="preserve">검게 그을린 산봉우리와 마을의 경관을 바라보며, 한때 평화로웠던 이 장소가 순식간에 잿더미로 변했다는 사실을 믿기 어려웠다. </w:t>
            </w:r>
            <w:r w:rsidR="001D27F2">
              <w:rPr>
                <w:rFonts w:eastAsiaTheme="minorHAnsi" w:hint="eastAsia"/>
                <w:b/>
                <w:bCs/>
                <w:sz w:val="26"/>
                <w:szCs w:val="26"/>
              </w:rPr>
              <w:t xml:space="preserve">화재 피해 현장을 </w:t>
            </w:r>
            <w:r w:rsidRPr="001D27F2">
              <w:rPr>
                <w:rFonts w:eastAsiaTheme="minorHAnsi"/>
                <w:b/>
                <w:bCs/>
                <w:sz w:val="26"/>
                <w:szCs w:val="26"/>
              </w:rPr>
              <w:t>직접 보기 전까지는 피해가 이토록 심각할 것이라 생각하지 못했기에, 단순히 사진을 넘어서 기술적으로 산불이 지나간 흔적과 피해 지역을 시각적으로 보여줄 수 있다면, 많은 이들에게 경각심을 줄 수 있을 것이라는 생각이 들었다.</w:t>
            </w:r>
            <w:r w:rsidR="001D27F2">
              <w:rPr>
                <w:rFonts w:eastAsiaTheme="minorHAnsi" w:hint="eastAsia"/>
                <w:b/>
                <w:bCs/>
                <w:sz w:val="26"/>
                <w:szCs w:val="26"/>
              </w:rPr>
              <w:t xml:space="preserve"> </w:t>
            </w:r>
            <w:r w:rsidRPr="001D27F2">
              <w:rPr>
                <w:rFonts w:eastAsiaTheme="minorHAnsi"/>
                <w:b/>
                <w:bCs/>
                <w:sz w:val="26"/>
                <w:szCs w:val="26"/>
              </w:rPr>
              <w:t>이러한 개인적인 경험은 이번 과제의 주제를 ‘산불 감지’로 정하게 된 결정적인 계기가 되었으며, 영상처리 기술을 통해 자연재해의 심각성을 인식하고 효과적으로 대응하는 데 기여하고자 하는 의지를 더욱 확고히 다져주었다.</w:t>
            </w:r>
          </w:p>
        </w:tc>
      </w:tr>
    </w:tbl>
    <w:tbl>
      <w:tblPr>
        <w:tblpPr w:leftFromText="28" w:rightFromText="28" w:topFromText="28" w:bottomFromText="28" w:vertAnchor="text" w:tblpYSpec="top"/>
        <w:tblW w:w="958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28"/>
        <w:gridCol w:w="7954"/>
      </w:tblGrid>
      <w:tr w:rsidR="00076757" w14:paraId="0CC808BC" w14:textId="77777777" w:rsidTr="00076757">
        <w:trPr>
          <w:trHeight w:val="13502"/>
        </w:trPr>
        <w:tc>
          <w:tcPr>
            <w:tcW w:w="162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FEF8C"/>
            <w:vAlign w:val="center"/>
          </w:tcPr>
          <w:p w14:paraId="063603DA" w14:textId="77777777" w:rsidR="008B1B07" w:rsidRPr="00076757" w:rsidRDefault="008B1B07" w:rsidP="008B1B07">
            <w:pPr>
              <w:pStyle w:val="a3"/>
              <w:wordWrap/>
              <w:spacing w:line="336" w:lineRule="auto"/>
              <w:jc w:val="center"/>
            </w:pPr>
            <w:r>
              <w:rPr>
                <w:rFonts w:eastAsia="맑은 고딕"/>
                <w:b/>
                <w:sz w:val="24"/>
              </w:rPr>
              <w:lastRenderedPageBreak/>
              <w:t>처리</w:t>
            </w:r>
          </w:p>
          <w:p w14:paraId="613E7957" w14:textId="77777777" w:rsidR="008B1B07" w:rsidRDefault="008B1B07" w:rsidP="008B1B07">
            <w:pPr>
              <w:pStyle w:val="a3"/>
              <w:wordWrap/>
              <w:spacing w:line="336" w:lineRule="auto"/>
              <w:jc w:val="center"/>
            </w:pPr>
            <w:r>
              <w:rPr>
                <w:rFonts w:eastAsia="맑은 고딕"/>
                <w:b/>
                <w:sz w:val="24"/>
              </w:rPr>
              <w:t>과정</w:t>
            </w:r>
          </w:p>
          <w:p w14:paraId="34C1F2D2" w14:textId="77777777" w:rsidR="00076757" w:rsidRDefault="008B1B07" w:rsidP="008B1B07">
            <w:pPr>
              <w:pStyle w:val="a3"/>
              <w:wordWrap/>
              <w:spacing w:line="336" w:lineRule="auto"/>
              <w:jc w:val="center"/>
            </w:pPr>
            <w:r>
              <w:rPr>
                <w:rFonts w:eastAsia="맑은 고딕"/>
                <w:b/>
                <w:sz w:val="24"/>
              </w:rPr>
              <w:t>분석</w:t>
            </w:r>
          </w:p>
        </w:tc>
        <w:tc>
          <w:tcPr>
            <w:tcW w:w="7954" w:type="dxa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F8D3191" w14:textId="73827726" w:rsidR="003A34CA" w:rsidRDefault="003A34CA" w:rsidP="003A34CA">
            <w:pPr>
              <w:keepNext/>
              <w:keepLines/>
              <w:widowControl/>
              <w:wordWrap/>
              <w:autoSpaceDE/>
              <w:autoSpaceDN/>
              <w:spacing w:before="200" w:after="0" w:line="276" w:lineRule="auto"/>
              <w:jc w:val="center"/>
              <w:outlineLvl w:val="1"/>
              <w:rPr>
                <w:rFonts w:asciiTheme="majorHAnsi" w:eastAsiaTheme="majorHAnsi" w:hAnsiTheme="majorHAnsi" w:cs="맑은 고딕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</w:pPr>
            <w:r>
              <w:rPr>
                <w:rFonts w:asciiTheme="majorHAnsi" w:eastAsiaTheme="majorHAnsi" w:hAnsiTheme="majorHAnsi" w:cs="Times New Roman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&lt;</w:t>
            </w:r>
            <w:r w:rsidR="001359F4">
              <w:rPr>
                <w:rFonts w:asciiTheme="majorHAnsi" w:eastAsiaTheme="majorHAnsi" w:hAnsiTheme="majorHAnsi" w:cs="Times New Roman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 xml:space="preserve">프로젝트 </w:t>
            </w:r>
            <w:r w:rsidRPr="003A34CA">
              <w:rPr>
                <w:rFonts w:asciiTheme="majorHAnsi" w:eastAsiaTheme="majorHAnsi" w:hAnsiTheme="majorHAnsi" w:cs="맑은 고딕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개요</w:t>
            </w:r>
            <w:r>
              <w:rPr>
                <w:rFonts w:asciiTheme="majorHAnsi" w:eastAsiaTheme="majorHAnsi" w:hAnsiTheme="majorHAnsi" w:cs="맑은 고딕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&gt;</w:t>
            </w:r>
          </w:p>
          <w:p w14:paraId="36B341E5" w14:textId="77777777" w:rsidR="0017146C" w:rsidRPr="0017146C" w:rsidRDefault="0017146C" w:rsidP="003A34CA">
            <w:pPr>
              <w:keepNext/>
              <w:keepLines/>
              <w:widowControl/>
              <w:wordWrap/>
              <w:autoSpaceDE/>
              <w:autoSpaceDN/>
              <w:spacing w:before="200" w:after="0" w:line="276" w:lineRule="auto"/>
              <w:jc w:val="center"/>
              <w:outlineLvl w:val="1"/>
              <w:rPr>
                <w:rFonts w:asciiTheme="majorHAnsi" w:eastAsiaTheme="majorHAnsi" w:hAnsiTheme="majorHAnsi" w:cs="Times New Roman"/>
                <w:b/>
                <w:bCs/>
                <w:color w:val="4F81BD"/>
                <w:kern w:val="0"/>
                <w:sz w:val="8"/>
                <w:szCs w:val="8"/>
                <w14:ligatures w14:val="none"/>
              </w:rPr>
            </w:pPr>
          </w:p>
          <w:p w14:paraId="15F3CD34" w14:textId="7DA08947" w:rsidR="001D27F2" w:rsidRPr="001359F4" w:rsidRDefault="003A34CA" w:rsidP="001359F4">
            <w:pPr>
              <w:widowControl/>
              <w:wordWrap/>
              <w:autoSpaceDE/>
              <w:autoSpaceDN/>
              <w:spacing w:after="200" w:line="276" w:lineRule="auto"/>
              <w:jc w:val="center"/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본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과제는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산불이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발생한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지역의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이미지를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입력으로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받아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,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불꽃이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타오르는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영역과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이미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타버린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지역을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자동으로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감지하고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="001359F4"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시각화 하는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영상처리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시스템을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구현하는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것이다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>. OpenCV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와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matplotlib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를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활용하였으며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,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주요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기법으로는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색상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기반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마스킹</w:t>
            </w:r>
            <w:proofErr w:type="spellEnd"/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(Hue-Saturation-Value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변환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), </w:t>
            </w:r>
            <w:r w:rsidR="001359F4"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 xml:space="preserve">모폴로지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연산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(Morphological Operation), </w:t>
            </w:r>
            <w:proofErr w:type="spellStart"/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마스킹</w:t>
            </w:r>
            <w:proofErr w:type="spellEnd"/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및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영역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합성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기술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등이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1359F4">
              <w:rPr>
                <w:rFonts w:eastAsiaTheme="minorHAnsi" w:cs="맑은 고딕" w:hint="eastAsia"/>
                <w:b/>
                <w:bCs/>
                <w:kern w:val="0"/>
                <w:sz w:val="28"/>
                <w:szCs w:val="28"/>
                <w14:ligatures w14:val="none"/>
              </w:rPr>
              <w:t>사용되었다</w:t>
            </w:r>
            <w:r w:rsidRPr="001359F4">
              <w:rPr>
                <w:rFonts w:eastAsiaTheme="minorHAnsi" w:cs="Times New Roman"/>
                <w:b/>
                <w:bCs/>
                <w:kern w:val="0"/>
                <w:sz w:val="28"/>
                <w:szCs w:val="28"/>
                <w14:ligatures w14:val="none"/>
              </w:rPr>
              <w:t>.</w:t>
            </w:r>
          </w:p>
          <w:p w14:paraId="451403A8" w14:textId="77777777" w:rsidR="0017146C" w:rsidRPr="0017146C" w:rsidRDefault="0017146C" w:rsidP="003A34CA">
            <w:pPr>
              <w:widowControl/>
              <w:wordWrap/>
              <w:autoSpaceDE/>
              <w:autoSpaceDN/>
              <w:spacing w:after="200" w:line="276" w:lineRule="auto"/>
              <w:rPr>
                <w:rFonts w:eastAsiaTheme="minorHAnsi" w:cs="Times New Roman"/>
                <w:b/>
                <w:bCs/>
                <w:kern w:val="0"/>
                <w:sz w:val="8"/>
                <w:szCs w:val="8"/>
                <w14:ligatures w14:val="none"/>
              </w:rPr>
            </w:pPr>
          </w:p>
          <w:p w14:paraId="2BDD0D9D" w14:textId="77777777" w:rsidR="001D27F2" w:rsidRDefault="003A34CA" w:rsidP="001D27F2">
            <w:pPr>
              <w:keepNext/>
              <w:keepLines/>
              <w:widowControl/>
              <w:wordWrap/>
              <w:autoSpaceDE/>
              <w:autoSpaceDN/>
              <w:spacing w:before="200" w:after="0" w:line="276" w:lineRule="auto"/>
              <w:jc w:val="center"/>
              <w:outlineLvl w:val="1"/>
              <w:rPr>
                <w:rFonts w:eastAsiaTheme="minorHAnsi" w:cs="맑은 고딕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</w:pPr>
            <w:r>
              <w:rPr>
                <w:rFonts w:eastAsiaTheme="minorHAnsi" w:cs="Times New Roman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&lt;</w:t>
            </w:r>
            <w:proofErr w:type="spellStart"/>
            <w:r w:rsidRPr="003A34CA">
              <w:rPr>
                <w:rFonts w:eastAsiaTheme="minorHAnsi" w:cs="맑은 고딕" w:hint="eastAsia"/>
                <w:b/>
                <w:bCs/>
                <w:color w:val="4F81BD"/>
                <w:kern w:val="0"/>
                <w:sz w:val="32"/>
                <w:szCs w:val="32"/>
                <w:lang w:eastAsia="en-US"/>
                <w14:ligatures w14:val="none"/>
              </w:rPr>
              <w:t>주요</w:t>
            </w:r>
            <w:proofErr w:type="spellEnd"/>
            <w:r w:rsidRPr="003A34CA">
              <w:rPr>
                <w:rFonts w:eastAsiaTheme="minorHAnsi" w:cs="Times New Roman"/>
                <w:b/>
                <w:bCs/>
                <w:color w:val="4F81BD"/>
                <w:kern w:val="0"/>
                <w:sz w:val="32"/>
                <w:szCs w:val="32"/>
                <w:lang w:eastAsia="en-US"/>
                <w14:ligatures w14:val="none"/>
              </w:rPr>
              <w:t xml:space="preserve"> </w:t>
            </w:r>
            <w:proofErr w:type="spellStart"/>
            <w:r w:rsidRPr="003A34CA">
              <w:rPr>
                <w:rFonts w:eastAsiaTheme="minorHAnsi" w:cs="맑은 고딕" w:hint="eastAsia"/>
                <w:b/>
                <w:bCs/>
                <w:color w:val="4F81BD"/>
                <w:kern w:val="0"/>
                <w:sz w:val="32"/>
                <w:szCs w:val="32"/>
                <w:lang w:eastAsia="en-US"/>
                <w14:ligatures w14:val="none"/>
              </w:rPr>
              <w:t>처리</w:t>
            </w:r>
            <w:proofErr w:type="spellEnd"/>
            <w:r w:rsidRPr="003A34CA">
              <w:rPr>
                <w:rFonts w:eastAsiaTheme="minorHAnsi" w:cs="Times New Roman"/>
                <w:b/>
                <w:bCs/>
                <w:color w:val="4F81BD"/>
                <w:kern w:val="0"/>
                <w:sz w:val="32"/>
                <w:szCs w:val="32"/>
                <w:lang w:eastAsia="en-US"/>
                <w14:ligatures w14:val="none"/>
              </w:rPr>
              <w:t xml:space="preserve"> </w:t>
            </w:r>
            <w:proofErr w:type="spellStart"/>
            <w:r w:rsidRPr="003A34CA">
              <w:rPr>
                <w:rFonts w:eastAsiaTheme="minorHAnsi" w:cs="맑은 고딕" w:hint="eastAsia"/>
                <w:b/>
                <w:bCs/>
                <w:color w:val="4F81BD"/>
                <w:kern w:val="0"/>
                <w:sz w:val="32"/>
                <w:szCs w:val="32"/>
                <w:lang w:eastAsia="en-US"/>
                <w14:ligatures w14:val="none"/>
              </w:rPr>
              <w:t>과정</w:t>
            </w:r>
            <w:proofErr w:type="spellEnd"/>
            <w:r w:rsidRPr="003A34CA">
              <w:rPr>
                <w:rFonts w:eastAsiaTheme="minorHAnsi" w:cs="Times New Roman"/>
                <w:b/>
                <w:bCs/>
                <w:color w:val="4F81BD"/>
                <w:kern w:val="0"/>
                <w:sz w:val="32"/>
                <w:szCs w:val="32"/>
                <w:lang w:eastAsia="en-US"/>
                <w14:ligatures w14:val="none"/>
              </w:rPr>
              <w:t xml:space="preserve"> </w:t>
            </w:r>
            <w:proofErr w:type="spellStart"/>
            <w:r w:rsidRPr="003A34CA">
              <w:rPr>
                <w:rFonts w:eastAsiaTheme="minorHAnsi" w:cs="맑은 고딕" w:hint="eastAsia"/>
                <w:b/>
                <w:bCs/>
                <w:color w:val="4F81BD"/>
                <w:kern w:val="0"/>
                <w:sz w:val="32"/>
                <w:szCs w:val="32"/>
                <w:lang w:eastAsia="en-US"/>
                <w14:ligatures w14:val="none"/>
              </w:rPr>
              <w:t>요약</w:t>
            </w:r>
            <w:proofErr w:type="spellEnd"/>
            <w:r>
              <w:rPr>
                <w:rFonts w:eastAsiaTheme="minorHAnsi" w:cs="맑은 고딕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&gt;</w:t>
            </w:r>
          </w:p>
          <w:p w14:paraId="5A6001BF" w14:textId="77777777" w:rsidR="0017146C" w:rsidRPr="0017146C" w:rsidRDefault="0017146C" w:rsidP="001D27F2">
            <w:pPr>
              <w:keepNext/>
              <w:keepLines/>
              <w:widowControl/>
              <w:wordWrap/>
              <w:autoSpaceDE/>
              <w:autoSpaceDN/>
              <w:spacing w:before="200" w:after="0" w:line="276" w:lineRule="auto"/>
              <w:jc w:val="center"/>
              <w:outlineLvl w:val="1"/>
              <w:rPr>
                <w:rFonts w:eastAsiaTheme="minorHAnsi" w:cs="맑은 고딕"/>
                <w:b/>
                <w:bCs/>
                <w:color w:val="4F81BD"/>
                <w:kern w:val="0"/>
                <w:sz w:val="8"/>
                <w:szCs w:val="8"/>
                <w14:ligatures w14:val="none"/>
              </w:rPr>
            </w:pPr>
          </w:p>
          <w:p w14:paraId="302FE1B1" w14:textId="77777777" w:rsidR="003A34CA" w:rsidRPr="001D27F2" w:rsidRDefault="003A34CA" w:rsidP="003A34CA">
            <w:pPr>
              <w:pStyle w:val="af8"/>
              <w:widowControl/>
              <w:numPr>
                <w:ilvl w:val="0"/>
                <w:numId w:val="22"/>
              </w:numPr>
              <w:wordWrap/>
              <w:autoSpaceDE/>
              <w:autoSpaceDN/>
              <w:spacing w:after="200" w:line="276" w:lineRule="auto"/>
              <w:ind w:leftChars="0"/>
              <w:rPr>
                <w:rFonts w:ascii="Cambria" w:eastAsia="MS Mincho" w:hAnsi="Cambria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1D27F2">
              <w:rPr>
                <w:rFonts w:eastAsiaTheme="minorHAnsi" w:cs="맑은 고딕" w:hint="eastAsia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불꽃</w:t>
            </w:r>
            <w:proofErr w:type="spellEnd"/>
            <w:r w:rsidRPr="001D27F2">
              <w:rPr>
                <w:rFonts w:eastAsiaTheme="minorHAnsi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1D27F2">
              <w:rPr>
                <w:rFonts w:eastAsiaTheme="minorHAnsi" w:cs="맑은 고딕" w:hint="eastAsia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감지</w:t>
            </w:r>
            <w:proofErr w:type="spellEnd"/>
            <w:r w:rsidRPr="001D27F2">
              <w:rPr>
                <w:rFonts w:eastAsiaTheme="minorHAnsi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 xml:space="preserve"> (Fire Detection)</w:t>
            </w:r>
          </w:p>
          <w:p w14:paraId="37F20CF5" w14:textId="77777777" w:rsidR="003A34CA" w:rsidRPr="001D27F2" w:rsidRDefault="003A34CA" w:rsidP="003A34CA">
            <w:pPr>
              <w:pStyle w:val="af8"/>
              <w:widowControl/>
              <w:numPr>
                <w:ilvl w:val="0"/>
                <w:numId w:val="22"/>
              </w:numPr>
              <w:wordWrap/>
              <w:autoSpaceDE/>
              <w:autoSpaceDN/>
              <w:spacing w:after="200" w:line="276" w:lineRule="auto"/>
              <w:ind w:leftChars="0"/>
              <w:rPr>
                <w:rFonts w:ascii="Cambria" w:eastAsia="MS Mincho" w:hAnsi="Cambria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1D27F2">
              <w:rPr>
                <w:rFonts w:eastAsiaTheme="minorHAnsi" w:cs="맑은 고딕" w:hint="eastAsia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타버린</w:t>
            </w:r>
            <w:proofErr w:type="spellEnd"/>
            <w:r w:rsidRPr="001D27F2">
              <w:rPr>
                <w:rFonts w:eastAsiaTheme="minorHAnsi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1D27F2">
              <w:rPr>
                <w:rFonts w:eastAsiaTheme="minorHAnsi" w:cs="맑은 고딕" w:hint="eastAsia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영역</w:t>
            </w:r>
            <w:proofErr w:type="spellEnd"/>
            <w:r w:rsidRPr="001D27F2">
              <w:rPr>
                <w:rFonts w:eastAsiaTheme="minorHAnsi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1D27F2">
              <w:rPr>
                <w:rFonts w:eastAsiaTheme="minorHAnsi" w:cs="맑은 고딕" w:hint="eastAsia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감지</w:t>
            </w:r>
            <w:proofErr w:type="spellEnd"/>
            <w:r w:rsidRPr="001D27F2">
              <w:rPr>
                <w:rFonts w:eastAsiaTheme="minorHAnsi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 xml:space="preserve"> (Burnt Area Detection)</w:t>
            </w:r>
          </w:p>
          <w:p w14:paraId="5BE7DBAF" w14:textId="77777777" w:rsidR="003A34CA" w:rsidRPr="001D27F2" w:rsidRDefault="003A34CA" w:rsidP="003A34CA">
            <w:pPr>
              <w:pStyle w:val="af8"/>
              <w:widowControl/>
              <w:numPr>
                <w:ilvl w:val="0"/>
                <w:numId w:val="22"/>
              </w:numPr>
              <w:wordWrap/>
              <w:autoSpaceDE/>
              <w:autoSpaceDN/>
              <w:spacing w:after="200" w:line="276" w:lineRule="auto"/>
              <w:ind w:leftChars="0"/>
              <w:rPr>
                <w:rFonts w:ascii="Cambria" w:eastAsia="MS Mincho" w:hAnsi="Cambria" w:cs="Times New Roman"/>
                <w:kern w:val="0"/>
                <w:sz w:val="26"/>
                <w:szCs w:val="26"/>
                <w:lang w:eastAsia="en-US"/>
                <w14:ligatures w14:val="none"/>
              </w:rPr>
            </w:pPr>
            <w:proofErr w:type="spellStart"/>
            <w:r w:rsidRPr="001D27F2">
              <w:rPr>
                <w:rFonts w:eastAsiaTheme="minorHAnsi" w:cs="맑은 고딕" w:hint="eastAsia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영역</w:t>
            </w:r>
            <w:proofErr w:type="spellEnd"/>
            <w:r w:rsidRPr="001D27F2">
              <w:rPr>
                <w:rFonts w:eastAsiaTheme="minorHAnsi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 xml:space="preserve"> </w:t>
            </w:r>
            <w:proofErr w:type="spellStart"/>
            <w:r w:rsidRPr="001D27F2">
              <w:rPr>
                <w:rFonts w:eastAsiaTheme="minorHAnsi" w:cs="맑은 고딕" w:hint="eastAsia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>시각화</w:t>
            </w:r>
            <w:proofErr w:type="spellEnd"/>
            <w:r w:rsidRPr="001D27F2">
              <w:rPr>
                <w:rFonts w:eastAsiaTheme="minorHAnsi" w:cs="Times New Roman"/>
                <w:b/>
                <w:bCs/>
                <w:kern w:val="0"/>
                <w:sz w:val="26"/>
                <w:szCs w:val="26"/>
                <w:lang w:eastAsia="en-US"/>
                <w14:ligatures w14:val="none"/>
              </w:rPr>
              <w:t xml:space="preserve"> (Overlaying Detected Regions)</w:t>
            </w:r>
          </w:p>
          <w:p w14:paraId="68E3A9C1" w14:textId="77777777" w:rsidR="001D27F2" w:rsidRPr="001D27F2" w:rsidRDefault="001D27F2" w:rsidP="001D27F2">
            <w:pPr>
              <w:widowControl/>
              <w:wordWrap/>
              <w:autoSpaceDE/>
              <w:autoSpaceDN/>
              <w:spacing w:after="200" w:line="276" w:lineRule="auto"/>
              <w:rPr>
                <w:rFonts w:ascii="Cambria" w:hAnsi="Cambria" w:cs="Times New Roman"/>
                <w:kern w:val="0"/>
                <w:sz w:val="6"/>
                <w:szCs w:val="6"/>
                <w14:ligatures w14:val="none"/>
              </w:rPr>
            </w:pPr>
          </w:p>
          <w:p w14:paraId="00F44183" w14:textId="77777777" w:rsidR="001D27F2" w:rsidRDefault="003A34CA" w:rsidP="001D27F2">
            <w:pPr>
              <w:keepNext/>
              <w:keepLines/>
              <w:widowControl/>
              <w:wordWrap/>
              <w:autoSpaceDE/>
              <w:autoSpaceDN/>
              <w:spacing w:before="200" w:after="0" w:line="276" w:lineRule="auto"/>
              <w:jc w:val="center"/>
              <w:outlineLvl w:val="1"/>
              <w:rPr>
                <w:rFonts w:asciiTheme="majorHAnsi" w:eastAsiaTheme="majorHAnsi" w:hAnsiTheme="majorHAnsi" w:cs="맑은 고딕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</w:pPr>
            <w:r>
              <w:rPr>
                <w:rFonts w:asciiTheme="majorHAnsi" w:eastAsiaTheme="majorHAnsi" w:hAnsiTheme="majorHAnsi" w:cs="Times New Roman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&lt;</w:t>
            </w:r>
            <w:r w:rsidRPr="003A34CA">
              <w:rPr>
                <w:rFonts w:asciiTheme="majorHAnsi" w:eastAsiaTheme="majorHAnsi" w:hAnsiTheme="majorHAnsi" w:cs="맑은 고딕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사용한</w:t>
            </w:r>
            <w:r w:rsidRPr="003A34CA">
              <w:rPr>
                <w:rFonts w:asciiTheme="majorHAnsi" w:eastAsiaTheme="majorHAnsi" w:hAnsiTheme="majorHAnsi" w:cs="Times New Roman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3A34CA">
              <w:rPr>
                <w:rFonts w:asciiTheme="majorHAnsi" w:eastAsiaTheme="majorHAnsi" w:hAnsiTheme="majorHAnsi" w:cs="맑은 고딕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주요</w:t>
            </w:r>
            <w:r w:rsidRPr="003A34CA">
              <w:rPr>
                <w:rFonts w:asciiTheme="majorHAnsi" w:eastAsiaTheme="majorHAnsi" w:hAnsiTheme="majorHAnsi" w:cs="Times New Roman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3A34CA">
              <w:rPr>
                <w:rFonts w:asciiTheme="majorHAnsi" w:eastAsiaTheme="majorHAnsi" w:hAnsiTheme="majorHAnsi" w:cs="맑은 고딕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코드</w:t>
            </w:r>
            <w:r w:rsidRPr="003A34CA">
              <w:rPr>
                <w:rFonts w:asciiTheme="majorHAnsi" w:eastAsiaTheme="majorHAnsi" w:hAnsiTheme="majorHAnsi" w:cs="Times New Roman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3A34CA">
              <w:rPr>
                <w:rFonts w:asciiTheme="majorHAnsi" w:eastAsiaTheme="majorHAnsi" w:hAnsiTheme="majorHAnsi" w:cs="맑은 고딕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설명</w:t>
            </w:r>
            <w:r>
              <w:rPr>
                <w:rFonts w:asciiTheme="majorHAnsi" w:eastAsiaTheme="majorHAnsi" w:hAnsiTheme="majorHAnsi" w:cs="맑은 고딕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&gt;</w:t>
            </w:r>
          </w:p>
          <w:p w14:paraId="3581DD63" w14:textId="77777777" w:rsidR="0017146C" w:rsidRPr="0017146C" w:rsidRDefault="0017146C" w:rsidP="001D27F2">
            <w:pPr>
              <w:keepNext/>
              <w:keepLines/>
              <w:widowControl/>
              <w:wordWrap/>
              <w:autoSpaceDE/>
              <w:autoSpaceDN/>
              <w:spacing w:before="200" w:after="0" w:line="276" w:lineRule="auto"/>
              <w:jc w:val="center"/>
              <w:outlineLvl w:val="1"/>
              <w:rPr>
                <w:rFonts w:asciiTheme="majorHAnsi" w:eastAsiaTheme="majorHAnsi" w:hAnsiTheme="majorHAnsi" w:cs="맑은 고딕"/>
                <w:b/>
                <w:bCs/>
                <w:color w:val="4F81BD"/>
                <w:kern w:val="0"/>
                <w:sz w:val="8"/>
                <w:szCs w:val="8"/>
                <w14:ligatures w14:val="none"/>
              </w:rPr>
            </w:pPr>
          </w:p>
          <w:p w14:paraId="5216EB8B" w14:textId="77777777" w:rsidR="001D27F2" w:rsidRPr="001D27F2" w:rsidRDefault="001D27F2" w:rsidP="001D27F2">
            <w:pPr>
              <w:keepNext/>
              <w:keepLines/>
              <w:widowControl/>
              <w:wordWrap/>
              <w:autoSpaceDE/>
              <w:autoSpaceDN/>
              <w:spacing w:before="200" w:after="0" w:line="276" w:lineRule="auto"/>
              <w:jc w:val="center"/>
              <w:outlineLvl w:val="1"/>
              <w:rPr>
                <w:rFonts w:asciiTheme="majorHAnsi" w:eastAsiaTheme="majorHAnsi" w:hAnsiTheme="majorHAnsi" w:cs="맑은 고딕"/>
                <w:b/>
                <w:bCs/>
                <w:color w:val="4F81BD"/>
                <w:kern w:val="0"/>
                <w:sz w:val="2"/>
                <w:szCs w:val="2"/>
                <w14:ligatures w14:val="none"/>
              </w:rPr>
            </w:pPr>
          </w:p>
          <w:p w14:paraId="54570ADD" w14:textId="77777777" w:rsidR="001D27F2" w:rsidRDefault="001D27F2" w:rsidP="001D27F2">
            <w:pPr>
              <w:pStyle w:val="a3"/>
              <w:spacing w:line="288" w:lineRule="auto"/>
              <w:jc w:val="center"/>
              <w:rPr>
                <w:rFonts w:asciiTheme="minorEastAsia" w:eastAsiaTheme="minorEastAsia" w:hAnsiTheme="minorEastAsia" w:cs="Times New Roman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</w:pPr>
            <w:r>
              <w:rPr>
                <w:rFonts w:asciiTheme="minorEastAsia" w:eastAsiaTheme="minorEastAsia" w:hAnsiTheme="minorEastAsia" w:cs="맑은 고딕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 xml:space="preserve">산불 화재 이미지에서 </w:t>
            </w:r>
            <w:r w:rsidR="003A34CA" w:rsidRPr="001D27F2">
              <w:rPr>
                <w:rFonts w:asciiTheme="minorEastAsia" w:eastAsiaTheme="minorEastAsia" w:hAnsiTheme="minorEastAsia" w:cs="맑은 고딕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>불꽃</w:t>
            </w:r>
            <w:r w:rsidR="003A34CA" w:rsidRPr="001D27F2">
              <w:rPr>
                <w:rFonts w:asciiTheme="minorEastAsia" w:eastAsiaTheme="minorEastAsia" w:hAnsiTheme="minorEastAsia" w:cs="Times New Roman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 xml:space="preserve"> </w:t>
            </w:r>
            <w:r w:rsidR="003A34CA" w:rsidRPr="001D27F2">
              <w:rPr>
                <w:rFonts w:asciiTheme="minorEastAsia" w:eastAsiaTheme="minorEastAsia" w:hAnsiTheme="minorEastAsia" w:cs="맑은 고딕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>및</w:t>
            </w:r>
            <w:r w:rsidR="003A34CA" w:rsidRPr="001D27F2">
              <w:rPr>
                <w:rFonts w:asciiTheme="minorEastAsia" w:eastAsiaTheme="minorEastAsia" w:hAnsiTheme="minorEastAsia" w:cs="Times New Roman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 xml:space="preserve"> </w:t>
            </w:r>
            <w:r>
              <w:rPr>
                <w:rFonts w:asciiTheme="minorEastAsia" w:eastAsiaTheme="minorEastAsia" w:hAnsiTheme="minorEastAsia" w:cs="맑은 고딕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>타버린</w:t>
            </w:r>
            <w:r>
              <w:rPr>
                <w:rFonts w:asciiTheme="minorEastAsia" w:eastAsiaTheme="minorEastAsia" w:hAnsiTheme="minorEastAsia" w:cs="Times New Roman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 xml:space="preserve"> </w:t>
            </w:r>
            <w:r w:rsidR="003A34CA" w:rsidRPr="001D27F2">
              <w:rPr>
                <w:rFonts w:asciiTheme="minorEastAsia" w:eastAsiaTheme="minorEastAsia" w:hAnsiTheme="minorEastAsia" w:cs="맑은 고딕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>영역을</w:t>
            </w:r>
            <w:r w:rsidR="003A34CA" w:rsidRPr="001D27F2">
              <w:rPr>
                <w:rFonts w:asciiTheme="minorEastAsia" w:eastAsiaTheme="minorEastAsia" w:hAnsiTheme="minorEastAsia" w:cs="Times New Roman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 xml:space="preserve"> </w:t>
            </w:r>
            <w:r>
              <w:rPr>
                <w:rFonts w:asciiTheme="minorEastAsia" w:eastAsiaTheme="minorEastAsia" w:hAnsiTheme="minorEastAsia" w:cs="Times New Roman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 xml:space="preserve">자동으로 감지하여 </w:t>
            </w:r>
            <w:r w:rsidR="003A34CA" w:rsidRPr="001D27F2">
              <w:rPr>
                <w:rFonts w:asciiTheme="minorEastAsia" w:eastAsiaTheme="minorEastAsia" w:hAnsiTheme="minorEastAsia" w:cs="Times New Roman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 xml:space="preserve">HSV </w:t>
            </w:r>
            <w:r w:rsidR="003A34CA" w:rsidRPr="001D27F2">
              <w:rPr>
                <w:rFonts w:asciiTheme="minorEastAsia" w:eastAsiaTheme="minorEastAsia" w:hAnsiTheme="minorEastAsia" w:cs="맑은 고딕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>색상</w:t>
            </w:r>
            <w:r w:rsidR="003A34CA" w:rsidRPr="001D27F2">
              <w:rPr>
                <w:rFonts w:asciiTheme="minorEastAsia" w:eastAsiaTheme="minorEastAsia" w:hAnsiTheme="minorEastAsia" w:cs="Times New Roman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 xml:space="preserve"> </w:t>
            </w:r>
            <w:r w:rsidR="003A34CA" w:rsidRPr="001D27F2">
              <w:rPr>
                <w:rFonts w:asciiTheme="minorEastAsia" w:eastAsiaTheme="minorEastAsia" w:hAnsiTheme="minorEastAsia" w:cs="맑은 고딕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>범위로</w:t>
            </w:r>
            <w:r w:rsidR="003A34CA" w:rsidRPr="001D27F2">
              <w:rPr>
                <w:rFonts w:asciiTheme="minorEastAsia" w:eastAsiaTheme="minorEastAsia" w:hAnsiTheme="minorEastAsia" w:cs="Times New Roman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 xml:space="preserve"> </w:t>
            </w:r>
            <w:r w:rsidR="003A34CA" w:rsidRPr="001D27F2">
              <w:rPr>
                <w:rFonts w:asciiTheme="minorEastAsia" w:eastAsiaTheme="minorEastAsia" w:hAnsiTheme="minorEastAsia" w:cs="맑은 고딕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>추출하고</w:t>
            </w:r>
            <w:r w:rsidR="003A34CA" w:rsidRPr="001D27F2">
              <w:rPr>
                <w:rFonts w:asciiTheme="minorEastAsia" w:eastAsiaTheme="minorEastAsia" w:hAnsiTheme="minorEastAsia" w:cs="Times New Roman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 xml:space="preserve">, </w:t>
            </w:r>
            <w:r>
              <w:rPr>
                <w:rFonts w:asciiTheme="minorEastAsia" w:eastAsiaTheme="minorEastAsia" w:hAnsiTheme="minorEastAsia" w:cs="맑은 고딕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>모폴로지</w:t>
            </w:r>
            <w:r w:rsidR="003A34CA" w:rsidRPr="001D27F2">
              <w:rPr>
                <w:rFonts w:asciiTheme="minorEastAsia" w:eastAsiaTheme="minorEastAsia" w:hAnsiTheme="minorEastAsia" w:cs="Times New Roman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 xml:space="preserve"> </w:t>
            </w:r>
            <w:r w:rsidR="003A34CA" w:rsidRPr="001D27F2">
              <w:rPr>
                <w:rFonts w:asciiTheme="minorEastAsia" w:eastAsiaTheme="minorEastAsia" w:hAnsiTheme="minorEastAsia" w:cs="맑은 고딕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>연산으로</w:t>
            </w:r>
            <w:r w:rsidR="003A34CA" w:rsidRPr="001D27F2">
              <w:rPr>
                <w:rFonts w:asciiTheme="minorEastAsia" w:eastAsiaTheme="minorEastAsia" w:hAnsiTheme="minorEastAsia" w:cs="Times New Roman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 xml:space="preserve"> </w:t>
            </w:r>
            <w:r w:rsidR="003A34CA" w:rsidRPr="001D27F2">
              <w:rPr>
                <w:rFonts w:asciiTheme="minorEastAsia" w:eastAsiaTheme="minorEastAsia" w:hAnsiTheme="minorEastAsia" w:cs="맑은 고딕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>노이즈를</w:t>
            </w:r>
            <w:r w:rsidR="003A34CA" w:rsidRPr="001D27F2">
              <w:rPr>
                <w:rFonts w:asciiTheme="minorEastAsia" w:eastAsiaTheme="minorEastAsia" w:hAnsiTheme="minorEastAsia" w:cs="Times New Roman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 xml:space="preserve"> </w:t>
            </w:r>
          </w:p>
          <w:p w14:paraId="2A48922F" w14:textId="77777777" w:rsidR="001D27F2" w:rsidRPr="001D27F2" w:rsidRDefault="003A34CA" w:rsidP="001D27F2">
            <w:pPr>
              <w:pStyle w:val="a3"/>
              <w:spacing w:line="288" w:lineRule="auto"/>
              <w:jc w:val="center"/>
              <w:rPr>
                <w:rFonts w:asciiTheme="minorEastAsia" w:eastAsiaTheme="minorEastAsia" w:hAnsiTheme="minorEastAsia" w:cs="맑은 고딕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</w:pPr>
            <w:r w:rsidRPr="001D27F2">
              <w:rPr>
                <w:rFonts w:asciiTheme="minorEastAsia" w:eastAsiaTheme="minorEastAsia" w:hAnsiTheme="minorEastAsia" w:cs="맑은 고딕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>제거하고</w:t>
            </w:r>
            <w:r w:rsidRPr="001D27F2">
              <w:rPr>
                <w:rFonts w:asciiTheme="minorEastAsia" w:eastAsiaTheme="minorEastAsia" w:hAnsiTheme="minorEastAsia" w:cs="Times New Roman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 xml:space="preserve"> </w:t>
            </w:r>
            <w:r w:rsidRPr="001D27F2">
              <w:rPr>
                <w:rFonts w:asciiTheme="minorEastAsia" w:eastAsiaTheme="minorEastAsia" w:hAnsiTheme="minorEastAsia" w:cs="맑은 고딕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>확장하며</w:t>
            </w:r>
            <w:r w:rsidRPr="001D27F2">
              <w:rPr>
                <w:rFonts w:asciiTheme="minorEastAsia" w:eastAsiaTheme="minorEastAsia" w:hAnsiTheme="minorEastAsia" w:cs="Times New Roman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 xml:space="preserve"> </w:t>
            </w:r>
            <w:proofErr w:type="spellStart"/>
            <w:r w:rsidRPr="001D27F2">
              <w:rPr>
                <w:rFonts w:asciiTheme="minorEastAsia" w:eastAsiaTheme="minorEastAsia" w:hAnsiTheme="minorEastAsia" w:cs="맑은 고딕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>마스킹을</w:t>
            </w:r>
            <w:proofErr w:type="spellEnd"/>
            <w:r w:rsidRPr="001D27F2">
              <w:rPr>
                <w:rFonts w:asciiTheme="minorEastAsia" w:eastAsiaTheme="minorEastAsia" w:hAnsiTheme="minorEastAsia" w:cs="Times New Roman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 xml:space="preserve"> </w:t>
            </w:r>
            <w:r w:rsidRPr="001D27F2">
              <w:rPr>
                <w:rFonts w:asciiTheme="minorEastAsia" w:eastAsiaTheme="minorEastAsia" w:hAnsiTheme="minorEastAsia" w:cs="맑은 고딕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>적용한</w:t>
            </w:r>
            <w:r w:rsidRPr="001D27F2">
              <w:rPr>
                <w:rFonts w:asciiTheme="minorEastAsia" w:eastAsiaTheme="minorEastAsia" w:hAnsiTheme="minorEastAsia" w:cs="Times New Roman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 xml:space="preserve"> </w:t>
            </w:r>
            <w:r w:rsidRPr="001D27F2">
              <w:rPr>
                <w:rFonts w:asciiTheme="minorEastAsia" w:eastAsiaTheme="minorEastAsia" w:hAnsiTheme="minorEastAsia" w:cs="맑은 고딕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>후</w:t>
            </w:r>
            <w:r w:rsidRPr="001D27F2">
              <w:rPr>
                <w:rFonts w:asciiTheme="minorEastAsia" w:eastAsiaTheme="minorEastAsia" w:hAnsiTheme="minorEastAsia" w:cs="Times New Roman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 xml:space="preserve"> </w:t>
            </w:r>
            <w:r w:rsidRPr="001D27F2">
              <w:rPr>
                <w:rFonts w:asciiTheme="minorEastAsia" w:eastAsiaTheme="minorEastAsia" w:hAnsiTheme="minorEastAsia" w:cs="맑은 고딕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>시각화</w:t>
            </w:r>
            <w:r w:rsidR="001D27F2">
              <w:rPr>
                <w:rFonts w:asciiTheme="minorEastAsia" w:eastAsiaTheme="minorEastAsia" w:hAnsiTheme="minorEastAsia" w:cs="맑은 고딕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 xml:space="preserve"> </w:t>
            </w:r>
            <w:r w:rsidRPr="001D27F2">
              <w:rPr>
                <w:rFonts w:asciiTheme="minorEastAsia" w:eastAsiaTheme="minorEastAsia" w:hAnsiTheme="minorEastAsia" w:cs="맑은 고딕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>합니다</w:t>
            </w:r>
            <w:r w:rsidR="001D27F2">
              <w:rPr>
                <w:rFonts w:asciiTheme="minorEastAsia" w:eastAsiaTheme="minorEastAsia" w:hAnsiTheme="minorEastAsia" w:cs="맑은 고딕" w:hint="eastAsia"/>
                <w:b/>
                <w:bCs/>
                <w:color w:val="auto"/>
                <w:kern w:val="0"/>
                <w:sz w:val="26"/>
                <w:szCs w:val="26"/>
                <w:shd w:val="clear" w:color="auto" w:fill="auto"/>
                <w14:ligatures w14:val="none"/>
              </w:rPr>
              <w:t>.</w:t>
            </w:r>
          </w:p>
          <w:p w14:paraId="3D1CDD02" w14:textId="77777777" w:rsidR="001D27F2" w:rsidRPr="0017146C" w:rsidRDefault="001D27F2" w:rsidP="0017146C">
            <w:pPr>
              <w:pStyle w:val="a3"/>
              <w:rPr>
                <w:rFonts w:ascii="맑은 고딕" w:eastAsia="맑은 고딕"/>
                <w:b/>
                <w:bCs/>
                <w:color w:val="0000FF"/>
              </w:rPr>
            </w:pPr>
          </w:p>
          <w:p w14:paraId="17575797" w14:textId="77777777" w:rsidR="00076757" w:rsidRPr="001D27F2" w:rsidRDefault="001D27F2" w:rsidP="001D27F2">
            <w:pPr>
              <w:pStyle w:val="a3"/>
              <w:jc w:val="center"/>
              <w:rPr>
                <w:rFonts w:ascii="맑은 고딕" w:eastAsia="맑은 고딕"/>
                <w:b/>
                <w:bCs/>
                <w:color w:val="0000FF"/>
                <w:sz w:val="24"/>
              </w:rPr>
            </w:pPr>
            <w:r w:rsidRPr="001D27F2">
              <w:rPr>
                <w:rFonts w:ascii="맑은 고딕" w:eastAsia="맑은 고딕" w:hint="eastAsia"/>
                <w:b/>
                <w:bCs/>
                <w:color w:val="0000FF"/>
                <w:sz w:val="32"/>
                <w:szCs w:val="32"/>
              </w:rPr>
              <w:t>다음은 주요 처리</w:t>
            </w:r>
            <w:r w:rsidR="008B1B07">
              <w:rPr>
                <w:rFonts w:ascii="맑은 고딕" w:eastAsia="맑은 고딕" w:hint="eastAsia"/>
                <w:b/>
                <w:bCs/>
                <w:color w:val="0000FF"/>
                <w:sz w:val="32"/>
                <w:szCs w:val="32"/>
              </w:rPr>
              <w:t xml:space="preserve"> </w:t>
            </w:r>
            <w:r w:rsidRPr="001D27F2">
              <w:rPr>
                <w:rFonts w:ascii="맑은 고딕" w:eastAsia="맑은 고딕" w:hint="eastAsia"/>
                <w:b/>
                <w:bCs/>
                <w:color w:val="0000FF"/>
                <w:sz w:val="32"/>
                <w:szCs w:val="32"/>
              </w:rPr>
              <w:t>과정에 대한 설명입니다.</w:t>
            </w:r>
          </w:p>
        </w:tc>
      </w:tr>
      <w:tr w:rsidR="0017146C" w14:paraId="334159CF" w14:textId="77777777" w:rsidTr="00076757">
        <w:trPr>
          <w:trHeight w:val="13502"/>
        </w:trPr>
        <w:tc>
          <w:tcPr>
            <w:tcW w:w="162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FEF8C"/>
            <w:vAlign w:val="center"/>
          </w:tcPr>
          <w:p w14:paraId="7103D5B5" w14:textId="77777777" w:rsidR="008B1B07" w:rsidRPr="008B1B07" w:rsidRDefault="008B1B07" w:rsidP="008B1B07">
            <w:pPr>
              <w:pStyle w:val="a3"/>
              <w:wordWrap/>
              <w:spacing w:line="336" w:lineRule="auto"/>
              <w:jc w:val="center"/>
              <w:rPr>
                <w:rFonts w:asciiTheme="minorHAnsi" w:eastAsiaTheme="minorHAnsi"/>
                <w:b/>
                <w:bCs/>
                <w:sz w:val="24"/>
                <w:szCs w:val="32"/>
              </w:rPr>
            </w:pPr>
            <w:r w:rsidRPr="008B1B07">
              <w:rPr>
                <w:rFonts w:asciiTheme="minorHAnsi" w:eastAsiaTheme="minorHAnsi" w:hint="eastAsia"/>
                <w:b/>
                <w:bCs/>
                <w:sz w:val="24"/>
                <w:szCs w:val="32"/>
              </w:rPr>
              <w:lastRenderedPageBreak/>
              <w:t>처리</w:t>
            </w:r>
          </w:p>
          <w:p w14:paraId="3B2A708C" w14:textId="77777777" w:rsidR="008B1B07" w:rsidRPr="008B1B07" w:rsidRDefault="008B1B07" w:rsidP="008B1B07">
            <w:pPr>
              <w:pStyle w:val="a3"/>
              <w:wordWrap/>
              <w:spacing w:line="336" w:lineRule="auto"/>
              <w:jc w:val="center"/>
              <w:rPr>
                <w:rFonts w:asciiTheme="minorHAnsi" w:eastAsiaTheme="minorHAnsi"/>
                <w:b/>
                <w:bCs/>
                <w:sz w:val="24"/>
                <w:szCs w:val="32"/>
              </w:rPr>
            </w:pPr>
            <w:r w:rsidRPr="008B1B07">
              <w:rPr>
                <w:rFonts w:asciiTheme="minorHAnsi" w:eastAsiaTheme="minorHAnsi" w:hint="eastAsia"/>
                <w:b/>
                <w:bCs/>
                <w:sz w:val="24"/>
                <w:szCs w:val="32"/>
              </w:rPr>
              <w:t>과정</w:t>
            </w:r>
          </w:p>
          <w:p w14:paraId="662C84FF" w14:textId="77777777" w:rsidR="0017146C" w:rsidRDefault="008B1B07" w:rsidP="008B1B07">
            <w:pPr>
              <w:pStyle w:val="a3"/>
              <w:wordWrap/>
              <w:spacing w:line="336" w:lineRule="auto"/>
              <w:jc w:val="center"/>
            </w:pPr>
            <w:r w:rsidRPr="008B1B07">
              <w:rPr>
                <w:rFonts w:asciiTheme="minorHAnsi" w:eastAsiaTheme="minorHAnsi" w:hint="eastAsia"/>
                <w:b/>
                <w:bCs/>
                <w:sz w:val="24"/>
                <w:szCs w:val="32"/>
              </w:rPr>
              <w:t>분석</w:t>
            </w:r>
          </w:p>
        </w:tc>
        <w:tc>
          <w:tcPr>
            <w:tcW w:w="7954" w:type="dxa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4F7182E" w14:textId="77777777" w:rsidR="0017146C" w:rsidRPr="00E61A91" w:rsidRDefault="0017146C" w:rsidP="00E61A91">
            <w:pPr>
              <w:pStyle w:val="af8"/>
              <w:widowControl/>
              <w:numPr>
                <w:ilvl w:val="0"/>
                <w:numId w:val="42"/>
              </w:numPr>
              <w:wordWrap/>
              <w:autoSpaceDE/>
              <w:autoSpaceDN/>
              <w:spacing w:before="100" w:beforeAutospacing="1" w:after="100" w:afterAutospacing="1"/>
              <w:ind w:leftChars="0"/>
              <w:outlineLvl w:val="3"/>
              <w:rPr>
                <w:rFonts w:asciiTheme="majorHAnsi" w:eastAsiaTheme="majorHAnsi" w:hAnsiTheme="majorHAnsi" w:cs="Times New Roman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</w:pPr>
            <w:r w:rsidRPr="00E61A91">
              <w:rPr>
                <w:rFonts w:asciiTheme="majorHAnsi" w:eastAsiaTheme="majorHAnsi" w:hAnsiTheme="majorHAnsi" w:cs="Times New Roman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HUV 색상 공간으로 변환</w:t>
            </w:r>
          </w:p>
          <w:p w14:paraId="26678BFB" w14:textId="77777777" w:rsidR="008B1B07" w:rsidRPr="00BC2238" w:rsidRDefault="008B1B07" w:rsidP="008B1B07">
            <w:pPr>
              <w:pStyle w:val="af8"/>
              <w:widowControl/>
              <w:numPr>
                <w:ilvl w:val="0"/>
                <w:numId w:val="1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4" w:lineRule="atLeast"/>
              <w:ind w:leftChars="0"/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</w:pPr>
            <w:proofErr w:type="spellStart"/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hsv</w:t>
            </w:r>
            <w:proofErr w:type="spellEnd"/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 xml:space="preserve"> = cv2.cvtColor(image, cv2.COLOR_BGR2HSV)</w:t>
            </w:r>
          </w:p>
          <w:p w14:paraId="6D71EBE8" w14:textId="7E129FA6" w:rsidR="0017146C" w:rsidRPr="00B9577D" w:rsidRDefault="0017146C" w:rsidP="008B1B07">
            <w:pPr>
              <w:pStyle w:val="af8"/>
              <w:widowControl/>
              <w:numPr>
                <w:ilvl w:val="0"/>
                <w:numId w:val="18"/>
              </w:numPr>
              <w:wordWrap/>
              <w:autoSpaceDE/>
              <w:autoSpaceDN/>
              <w:spacing w:before="100" w:beforeAutospacing="1" w:after="100" w:afterAutospacing="1"/>
              <w:ind w:leftChars="0"/>
              <w:outlineLvl w:val="3"/>
              <w:rPr>
                <w:rFonts w:asciiTheme="minorEastAsia" w:hAnsiTheme="minorEastAsia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B9577D">
              <w:rPr>
                <w:rFonts w:asciiTheme="minorEastAsia" w:hAnsiTheme="minorEastAsia" w:cs="Times New Roman"/>
                <w:b/>
                <w:bCs/>
                <w:color w:val="000000" w:themeColor="text1"/>
                <w:kern w:val="0"/>
                <w:szCs w:val="22"/>
                <w14:ligatures w14:val="none"/>
              </w:rPr>
              <w:t>HSV 색상 공간</w:t>
            </w:r>
            <w:r w:rsidRPr="00B9577D">
              <w:rPr>
                <w:rFonts w:asciiTheme="minorEastAsia" w:hAnsiTheme="minorEastAsia" w:cs="Times New Roman"/>
                <w:color w:val="000000" w:themeColor="text1"/>
                <w:kern w:val="0"/>
                <w:szCs w:val="22"/>
                <w14:ligatures w14:val="none"/>
              </w:rPr>
              <w:t xml:space="preserve">은 특정 색상(예: 빨간색, </w:t>
            </w:r>
            <w:proofErr w:type="spellStart"/>
            <w:r w:rsidRPr="00B9577D">
              <w:rPr>
                <w:rFonts w:asciiTheme="minorEastAsia" w:hAnsiTheme="minorEastAsia" w:cs="Times New Roman"/>
                <w:color w:val="000000" w:themeColor="text1"/>
                <w:kern w:val="0"/>
                <w:szCs w:val="22"/>
                <w14:ligatures w14:val="none"/>
              </w:rPr>
              <w:t>어두운색</w:t>
            </w:r>
            <w:proofErr w:type="spellEnd"/>
            <w:r w:rsidRPr="00B9577D">
              <w:rPr>
                <w:rFonts w:asciiTheme="minorEastAsia" w:hAnsiTheme="minorEastAsia" w:cs="Times New Roman"/>
                <w:color w:val="000000" w:themeColor="text1"/>
                <w:kern w:val="0"/>
                <w:szCs w:val="22"/>
                <w14:ligatures w14:val="none"/>
              </w:rPr>
              <w:t>)을 보다 쉽게 추출할 수 있습니다.</w:t>
            </w:r>
          </w:p>
          <w:p w14:paraId="4674074F" w14:textId="747DA009" w:rsidR="008B1B07" w:rsidRPr="00B9577D" w:rsidRDefault="0017146C" w:rsidP="008B1B07">
            <w:pPr>
              <w:pStyle w:val="af8"/>
              <w:widowControl/>
              <w:numPr>
                <w:ilvl w:val="0"/>
                <w:numId w:val="18"/>
              </w:numPr>
              <w:wordWrap/>
              <w:autoSpaceDE/>
              <w:autoSpaceDN/>
              <w:spacing w:before="100" w:beforeAutospacing="1" w:after="100" w:afterAutospacing="1"/>
              <w:ind w:leftChars="0"/>
              <w:outlineLvl w:val="3"/>
              <w:rPr>
                <w:rFonts w:asciiTheme="minorEastAsia" w:hAnsiTheme="minorEastAsia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B9577D">
              <w:rPr>
                <w:rFonts w:asciiTheme="minorEastAsia" w:hAnsiTheme="minorEastAsia" w:cs="Times New Roman"/>
                <w:b/>
                <w:bCs/>
                <w:color w:val="000000" w:themeColor="text1"/>
                <w:kern w:val="0"/>
                <w:szCs w:val="22"/>
                <w14:ligatures w14:val="none"/>
              </w:rPr>
              <w:t>HSV</w:t>
            </w:r>
            <w:r w:rsidRPr="00B9577D">
              <w:rPr>
                <w:rFonts w:asciiTheme="minorEastAsia" w:hAnsiTheme="minorEastAsia" w:cs="Times New Roman"/>
                <w:color w:val="000000" w:themeColor="text1"/>
                <w:kern w:val="0"/>
                <w:szCs w:val="22"/>
                <w14:ligatures w14:val="none"/>
              </w:rPr>
              <w:t xml:space="preserve">는 </w:t>
            </w:r>
            <w:r w:rsidRPr="00B9577D">
              <w:rPr>
                <w:rFonts w:asciiTheme="minorEastAsia" w:hAnsiTheme="minorEastAsia" w:cs="Times New Roman"/>
                <w:b/>
                <w:bCs/>
                <w:color w:val="000000" w:themeColor="text1"/>
                <w:kern w:val="0"/>
                <w:szCs w:val="22"/>
                <w14:ligatures w14:val="none"/>
              </w:rPr>
              <w:t>색조(Hue), 채도(Saturation), 명도(Value)</w:t>
            </w:r>
            <w:r w:rsidRPr="00B9577D">
              <w:rPr>
                <w:rFonts w:asciiTheme="minorEastAsia" w:hAnsiTheme="minorEastAsia" w:cs="Times New Roman"/>
                <w:color w:val="000000" w:themeColor="text1"/>
                <w:kern w:val="0"/>
                <w:szCs w:val="22"/>
                <w14:ligatures w14:val="none"/>
              </w:rPr>
              <w:t>로 구성되어 있으며, 각각 색상/선명도/밝기를 의미합니다.</w:t>
            </w:r>
          </w:p>
          <w:p w14:paraId="6C494E6B" w14:textId="77777777" w:rsidR="00CA2B9E" w:rsidRPr="00B9577D" w:rsidRDefault="0017146C" w:rsidP="00CA2B9E">
            <w:pPr>
              <w:pStyle w:val="af8"/>
              <w:widowControl/>
              <w:numPr>
                <w:ilvl w:val="0"/>
                <w:numId w:val="18"/>
              </w:numPr>
              <w:wordWrap/>
              <w:autoSpaceDE/>
              <w:autoSpaceDN/>
              <w:spacing w:before="100" w:beforeAutospacing="1" w:after="100" w:afterAutospacing="1"/>
              <w:ind w:leftChars="0"/>
              <w:outlineLvl w:val="3"/>
              <w:rPr>
                <w:rFonts w:asciiTheme="minorEastAsia" w:hAnsiTheme="minorEastAsia" w:cs="Times New Roman"/>
                <w:color w:val="000000" w:themeColor="text1"/>
                <w:kern w:val="0"/>
                <w:szCs w:val="22"/>
                <w14:ligatures w14:val="none"/>
              </w:rPr>
            </w:pPr>
            <w:r w:rsidRPr="00B9577D">
              <w:rPr>
                <w:rFonts w:asciiTheme="minorEastAsia" w:hAnsiTheme="minorEastAsia" w:cs="Times New Roman"/>
                <w:color w:val="000000" w:themeColor="text1"/>
                <w:kern w:val="0"/>
                <w:szCs w:val="22"/>
                <w14:ligatures w14:val="none"/>
              </w:rPr>
              <w:t xml:space="preserve">이 코드는 </w:t>
            </w:r>
            <w:r w:rsidRPr="00B9577D">
              <w:rPr>
                <w:rFonts w:asciiTheme="minorEastAsia" w:hAnsiTheme="minorEastAsia" w:cs="Times New Roman"/>
                <w:b/>
                <w:bCs/>
                <w:color w:val="000000" w:themeColor="text1"/>
                <w:kern w:val="0"/>
                <w:szCs w:val="22"/>
                <w14:ligatures w14:val="none"/>
              </w:rPr>
              <w:t>불꽃(빨간색 계열)과 타버린 영역(어두운 색)</w:t>
            </w:r>
            <w:r w:rsidRPr="00B9577D">
              <w:rPr>
                <w:rFonts w:asciiTheme="minorEastAsia" w:hAnsiTheme="minorEastAsia" w:cs="Times New Roman"/>
                <w:color w:val="000000" w:themeColor="text1"/>
                <w:kern w:val="0"/>
                <w:szCs w:val="22"/>
                <w14:ligatures w14:val="none"/>
              </w:rPr>
              <w:t xml:space="preserve">을 찾기 위해 </w:t>
            </w:r>
            <w:r w:rsidRPr="00B9577D">
              <w:rPr>
                <w:rFonts w:asciiTheme="minorEastAsia" w:hAnsiTheme="minorEastAsia" w:cs="Times New Roman"/>
                <w:b/>
                <w:bCs/>
                <w:color w:val="000000" w:themeColor="text1"/>
                <w:kern w:val="0"/>
                <w:szCs w:val="22"/>
                <w14:ligatures w14:val="none"/>
              </w:rPr>
              <w:t>HSV 변환</w:t>
            </w:r>
            <w:r w:rsidRPr="00B9577D">
              <w:rPr>
                <w:rFonts w:asciiTheme="minorEastAsia" w:hAnsiTheme="minorEastAsia" w:cs="Times New Roman"/>
                <w:color w:val="000000" w:themeColor="text1"/>
                <w:kern w:val="0"/>
                <w:szCs w:val="22"/>
                <w14:ligatures w14:val="none"/>
              </w:rPr>
              <w:t>을 먼저 수행합니다.</w:t>
            </w:r>
          </w:p>
          <w:p w14:paraId="53524E37" w14:textId="77777777" w:rsidR="0017146C" w:rsidRPr="00E61A91" w:rsidRDefault="0017146C" w:rsidP="00E61A91">
            <w:pPr>
              <w:pStyle w:val="af8"/>
              <w:widowControl/>
              <w:numPr>
                <w:ilvl w:val="0"/>
                <w:numId w:val="42"/>
              </w:numPr>
              <w:wordWrap/>
              <w:autoSpaceDE/>
              <w:autoSpaceDN/>
              <w:spacing w:before="100" w:beforeAutospacing="1" w:after="100" w:afterAutospacing="1"/>
              <w:ind w:leftChars="0"/>
              <w:outlineLvl w:val="3"/>
              <w:rPr>
                <w:rFonts w:asciiTheme="majorHAnsi" w:eastAsiaTheme="majorHAnsi" w:hAnsiTheme="majorHAnsi" w:cs="Times New Roman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</w:pPr>
            <w:r w:rsidRPr="00E61A91">
              <w:rPr>
                <w:rFonts w:asciiTheme="majorHAnsi" w:eastAsiaTheme="majorHAnsi" w:hAnsiTheme="majorHAnsi" w:cs="Times New Roman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불꽃 영역 추출</w:t>
            </w:r>
            <w:r w:rsidRPr="00E61A91">
              <w:rPr>
                <w:rFonts w:asciiTheme="majorHAnsi" w:eastAsiaTheme="majorHAnsi" w:hAnsiTheme="majorHAnsi" w:cs="Times New Roman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178F6AD3" w14:textId="77777777" w:rsidR="008B1B07" w:rsidRPr="00B01357" w:rsidRDefault="008B1B07" w:rsidP="008B1B07">
            <w:pPr>
              <w:pStyle w:val="af8"/>
              <w:widowControl/>
              <w:numPr>
                <w:ilvl w:val="0"/>
                <w:numId w:val="3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4" w:lineRule="atLeast"/>
              <w:ind w:leftChars="0"/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</w:pPr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mask1 = cv2.inRange(</w:t>
            </w:r>
            <w:proofErr w:type="spellStart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hsv</w:t>
            </w:r>
            <w:proofErr w:type="spellEnd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, lower_red1, upper_red1)</w:t>
            </w:r>
          </w:p>
          <w:p w14:paraId="7401E822" w14:textId="77777777" w:rsidR="008B1B07" w:rsidRPr="00B01357" w:rsidRDefault="008B1B07" w:rsidP="008B1B07">
            <w:pPr>
              <w:pStyle w:val="af8"/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4" w:lineRule="atLeast"/>
              <w:ind w:leftChars="0" w:left="880"/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</w:pPr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mask2 = cv2.inRange(</w:t>
            </w:r>
            <w:proofErr w:type="spellStart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hsv</w:t>
            </w:r>
            <w:proofErr w:type="spellEnd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, lower_red2, upper_red2)</w:t>
            </w:r>
          </w:p>
          <w:p w14:paraId="08334522" w14:textId="77777777" w:rsidR="008B1B07" w:rsidRPr="00B01357" w:rsidRDefault="008B1B07" w:rsidP="008B1B07">
            <w:pPr>
              <w:pStyle w:val="af8"/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4" w:lineRule="atLeast"/>
              <w:ind w:leftChars="0" w:left="880"/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</w:pPr>
            <w:proofErr w:type="spellStart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red_mask</w:t>
            </w:r>
            <w:proofErr w:type="spellEnd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 xml:space="preserve"> = cv2.bitwise_</w:t>
            </w:r>
            <w:proofErr w:type="gramStart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or(</w:t>
            </w:r>
            <w:proofErr w:type="gramEnd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mask1, mask2)</w:t>
            </w:r>
          </w:p>
          <w:p w14:paraId="4C440549" w14:textId="01C1DEFF" w:rsidR="00BC2238" w:rsidRPr="00B9577D" w:rsidRDefault="00BC2238" w:rsidP="00BC2238">
            <w:pPr>
              <w:pStyle w:val="af8"/>
              <w:widowControl/>
              <w:numPr>
                <w:ilvl w:val="0"/>
                <w:numId w:val="18"/>
              </w:numPr>
              <w:wordWrap/>
              <w:autoSpaceDE/>
              <w:autoSpaceDN/>
              <w:spacing w:before="100" w:beforeAutospacing="1" w:after="100" w:afterAutospacing="1"/>
              <w:ind w:leftChars="0"/>
              <w:rPr>
                <w:rFonts w:asciiTheme="minorEastAsia" w:hAnsiTheme="minorEastAsia" w:cs="굴림"/>
                <w:kern w:val="0"/>
                <w:szCs w:val="22"/>
                <w14:ligatures w14:val="none"/>
              </w:rPr>
            </w:pPr>
            <w:r w:rsidRPr="00B9577D">
              <w:rPr>
                <w:rFonts w:asciiTheme="minorEastAsia" w:hAnsiTheme="minorEastAsia" w:cs="굴림"/>
                <w:b/>
                <w:bCs/>
                <w:kern w:val="0"/>
                <w:szCs w:val="22"/>
                <w14:ligatures w14:val="none"/>
              </w:rPr>
              <w:t>불꽃은 강한 빨간색</w:t>
            </w:r>
            <w:r w:rsidRPr="00B9577D">
              <w:rPr>
                <w:rFonts w:asciiTheme="minorEastAsia" w:hAnsiTheme="minorEastAsia" w:cs="굴림"/>
                <w:kern w:val="0"/>
                <w:szCs w:val="22"/>
                <w14:ligatures w14:val="none"/>
              </w:rPr>
              <w:t xml:space="preserve">이기 때문에, </w:t>
            </w:r>
            <w:r w:rsidRPr="00B9577D">
              <w:rPr>
                <w:rFonts w:asciiTheme="minorEastAsia" w:hAnsiTheme="minorEastAsia" w:cs="굴림"/>
                <w:b/>
                <w:bCs/>
                <w:kern w:val="0"/>
                <w:szCs w:val="22"/>
                <w14:ligatures w14:val="none"/>
              </w:rPr>
              <w:t>HSV 색공간</w:t>
            </w:r>
            <w:r w:rsidRPr="00B9577D">
              <w:rPr>
                <w:rFonts w:asciiTheme="minorEastAsia" w:hAnsiTheme="minorEastAsia" w:cs="굴림"/>
                <w:kern w:val="0"/>
                <w:szCs w:val="22"/>
                <w14:ligatures w14:val="none"/>
              </w:rPr>
              <w:t xml:space="preserve">에서 빨간색 범위(Hue)를 지정하여 </w:t>
            </w:r>
            <w:r w:rsidRPr="00B9577D">
              <w:rPr>
                <w:rFonts w:asciiTheme="minorEastAsia" w:hAnsiTheme="minorEastAsia" w:cs="굴림"/>
                <w:b/>
                <w:bCs/>
                <w:kern w:val="0"/>
                <w:szCs w:val="22"/>
                <w14:ligatures w14:val="none"/>
              </w:rPr>
              <w:t>마스킹</w:t>
            </w:r>
            <w:r w:rsidRPr="00B9577D">
              <w:rPr>
                <w:rFonts w:asciiTheme="minorEastAsia" w:hAnsiTheme="minorEastAsia" w:cs="굴림"/>
                <w:kern w:val="0"/>
                <w:szCs w:val="22"/>
                <w14:ligatures w14:val="none"/>
              </w:rPr>
              <w:t>합니다.</w:t>
            </w:r>
          </w:p>
          <w:p w14:paraId="688B9909" w14:textId="21B45D9E" w:rsidR="00BC2238" w:rsidRPr="00B9577D" w:rsidRDefault="00BC2238" w:rsidP="00BC2238">
            <w:pPr>
              <w:pStyle w:val="af8"/>
              <w:widowControl/>
              <w:numPr>
                <w:ilvl w:val="0"/>
                <w:numId w:val="18"/>
              </w:numPr>
              <w:wordWrap/>
              <w:autoSpaceDE/>
              <w:autoSpaceDN/>
              <w:spacing w:before="100" w:beforeAutospacing="1" w:after="100" w:afterAutospacing="1"/>
              <w:ind w:leftChars="0"/>
              <w:rPr>
                <w:rFonts w:asciiTheme="minorEastAsia" w:hAnsiTheme="minorEastAsia" w:cs="굴림"/>
                <w:kern w:val="0"/>
                <w:szCs w:val="22"/>
                <w14:ligatures w14:val="none"/>
              </w:rPr>
            </w:pPr>
            <w:r w:rsidRPr="00B9577D">
              <w:rPr>
                <w:rFonts w:asciiTheme="minorEastAsia" w:hAnsiTheme="minorEastAsia" w:cs="굴림"/>
                <w:kern w:val="0"/>
                <w:szCs w:val="22"/>
                <w14:ligatures w14:val="none"/>
              </w:rPr>
              <w:t xml:space="preserve">HSV에서 </w:t>
            </w:r>
            <w:r w:rsidRPr="00B9577D">
              <w:rPr>
                <w:rFonts w:asciiTheme="minorEastAsia" w:hAnsiTheme="minorEastAsia" w:cs="굴림"/>
                <w:b/>
                <w:bCs/>
                <w:kern w:val="0"/>
                <w:szCs w:val="22"/>
                <w14:ligatures w14:val="none"/>
              </w:rPr>
              <w:t>빨간색은 Hue 값이 0</w:t>
            </w:r>
            <w:del w:id="1" w:author="Unknown">
              <w:r w:rsidRPr="00B9577D">
                <w:rPr>
                  <w:rFonts w:asciiTheme="minorEastAsia" w:hAnsiTheme="minorEastAsia" w:cs="굴림"/>
                  <w:b/>
                  <w:bCs/>
                  <w:kern w:val="0"/>
                  <w:szCs w:val="22"/>
                  <w14:ligatures w14:val="none"/>
                </w:rPr>
                <w:delText>10과 160</w:delText>
              </w:r>
            </w:del>
            <w:r w:rsidRPr="00B9577D">
              <w:rPr>
                <w:rFonts w:asciiTheme="minorEastAsia" w:hAnsiTheme="minorEastAsia" w:cs="굴림"/>
                <w:b/>
                <w:bCs/>
                <w:kern w:val="0"/>
                <w:szCs w:val="22"/>
                <w14:ligatures w14:val="none"/>
              </w:rPr>
              <w:t>180 범위</w:t>
            </w:r>
            <w:r w:rsidRPr="00B9577D">
              <w:rPr>
                <w:rFonts w:asciiTheme="minorEastAsia" w:hAnsiTheme="minorEastAsia" w:cs="굴림"/>
                <w:kern w:val="0"/>
                <w:szCs w:val="22"/>
                <w14:ligatures w14:val="none"/>
              </w:rPr>
              <w:t xml:space="preserve">에 양쪽 끝으로 분포하므로, </w:t>
            </w:r>
            <w:r w:rsidRPr="00B9577D">
              <w:rPr>
                <w:rFonts w:asciiTheme="minorEastAsia" w:hAnsiTheme="minorEastAsia" w:cs="굴림"/>
                <w:b/>
                <w:bCs/>
                <w:kern w:val="0"/>
                <w:szCs w:val="22"/>
                <w14:ligatures w14:val="none"/>
              </w:rPr>
              <w:t>두 개의 범위를 나누어 각각 마스크를 생성</w:t>
            </w:r>
            <w:r w:rsidRPr="00B9577D">
              <w:rPr>
                <w:rFonts w:asciiTheme="minorEastAsia" w:hAnsiTheme="minorEastAsia" w:cs="굴림"/>
                <w:kern w:val="0"/>
                <w:szCs w:val="22"/>
                <w14:ligatures w14:val="none"/>
              </w:rPr>
              <w:t>합니다.</w:t>
            </w:r>
          </w:p>
          <w:p w14:paraId="4E7ACE1A" w14:textId="0CC2895E" w:rsidR="00BC2238" w:rsidRPr="00B9577D" w:rsidRDefault="00BC2238" w:rsidP="00BC2238">
            <w:pPr>
              <w:pStyle w:val="af8"/>
              <w:widowControl/>
              <w:numPr>
                <w:ilvl w:val="0"/>
                <w:numId w:val="18"/>
              </w:numPr>
              <w:wordWrap/>
              <w:autoSpaceDE/>
              <w:autoSpaceDN/>
              <w:spacing w:before="100" w:beforeAutospacing="1" w:after="100" w:afterAutospacing="1"/>
              <w:ind w:leftChars="0"/>
              <w:rPr>
                <w:rFonts w:asciiTheme="minorEastAsia" w:hAnsiTheme="minorEastAsia" w:cs="굴림"/>
                <w:kern w:val="0"/>
                <w:szCs w:val="22"/>
                <w14:ligatures w14:val="none"/>
              </w:rPr>
            </w:pPr>
            <w:r w:rsidRPr="00B9577D">
              <w:rPr>
                <w:rFonts w:asciiTheme="minorEastAsia" w:hAnsiTheme="minorEastAsia" w:cs="굴림"/>
                <w:kern w:val="0"/>
                <w:szCs w:val="22"/>
                <w14:ligatures w14:val="none"/>
              </w:rPr>
              <w:t xml:space="preserve">이후 </w:t>
            </w:r>
            <w:r w:rsidRPr="00B9577D">
              <w:rPr>
                <w:rFonts w:asciiTheme="minorEastAsia" w:hAnsiTheme="minorEastAsia" w:cs="굴림체"/>
                <w:b/>
                <w:bCs/>
                <w:kern w:val="0"/>
                <w:szCs w:val="22"/>
                <w14:ligatures w14:val="none"/>
              </w:rPr>
              <w:t>cv2.bitwise_or()</w:t>
            </w:r>
            <w:r w:rsidRPr="00B9577D">
              <w:rPr>
                <w:rFonts w:asciiTheme="minorEastAsia" w:hAnsiTheme="minorEastAsia" w:cs="굴림"/>
                <w:b/>
                <w:bCs/>
                <w:kern w:val="0"/>
                <w:szCs w:val="22"/>
                <w14:ligatures w14:val="none"/>
              </w:rPr>
              <w:t xml:space="preserve"> 함수</w:t>
            </w:r>
            <w:r w:rsidRPr="00B9577D">
              <w:rPr>
                <w:rFonts w:asciiTheme="minorEastAsia" w:hAnsiTheme="minorEastAsia" w:cs="굴림"/>
                <w:kern w:val="0"/>
                <w:szCs w:val="22"/>
                <w14:ligatures w14:val="none"/>
              </w:rPr>
              <w:t xml:space="preserve">를 사용해 두 마스크를 </w:t>
            </w:r>
            <w:r w:rsidRPr="00B9577D">
              <w:rPr>
                <w:rFonts w:asciiTheme="minorEastAsia" w:hAnsiTheme="minorEastAsia" w:cs="굴림"/>
                <w:b/>
                <w:bCs/>
                <w:kern w:val="0"/>
                <w:szCs w:val="22"/>
                <w14:ligatures w14:val="none"/>
              </w:rPr>
              <w:t>병합</w:t>
            </w:r>
            <w:r w:rsidRPr="00B9577D">
              <w:rPr>
                <w:rFonts w:asciiTheme="minorEastAsia" w:hAnsiTheme="minorEastAsia" w:cs="굴림"/>
                <w:kern w:val="0"/>
                <w:szCs w:val="22"/>
                <w14:ligatures w14:val="none"/>
              </w:rPr>
              <w:t xml:space="preserve">함으로써, 전체 빨간색 영역을 포함하는 하나의 통합 마스크 </w:t>
            </w:r>
            <w:proofErr w:type="spellStart"/>
            <w:r w:rsidRPr="00EE0860">
              <w:rPr>
                <w:rFonts w:ascii="Consolas" w:hAnsi="Consolas" w:cs="굴림체"/>
                <w:b/>
                <w:bCs/>
                <w:kern w:val="0"/>
                <w:szCs w:val="22"/>
                <w14:ligatures w14:val="none"/>
              </w:rPr>
              <w:t>red_mask</w:t>
            </w:r>
            <w:proofErr w:type="spellEnd"/>
            <w:r w:rsidRPr="00B9577D">
              <w:rPr>
                <w:rFonts w:asciiTheme="minorEastAsia" w:hAnsiTheme="minorEastAsia" w:cs="굴림"/>
                <w:kern w:val="0"/>
                <w:szCs w:val="22"/>
                <w14:ligatures w14:val="none"/>
              </w:rPr>
              <w:t>를 만듭니다.</w:t>
            </w:r>
          </w:p>
          <w:p w14:paraId="217C0CF4" w14:textId="5DDA43EF" w:rsidR="00BC2238" w:rsidRPr="00B9577D" w:rsidRDefault="00BC2238" w:rsidP="00BC2238">
            <w:pPr>
              <w:pStyle w:val="af8"/>
              <w:widowControl/>
              <w:numPr>
                <w:ilvl w:val="0"/>
                <w:numId w:val="18"/>
              </w:numPr>
              <w:wordWrap/>
              <w:autoSpaceDE/>
              <w:autoSpaceDN/>
              <w:spacing w:before="100" w:beforeAutospacing="1" w:after="100" w:afterAutospacing="1"/>
              <w:ind w:leftChars="0"/>
              <w:rPr>
                <w:rFonts w:asciiTheme="minorEastAsia" w:hAnsiTheme="minorEastAsia" w:cs="굴림" w:hint="eastAsia"/>
                <w:kern w:val="0"/>
                <w:szCs w:val="22"/>
                <w14:ligatures w14:val="none"/>
              </w:rPr>
            </w:pPr>
            <w:r w:rsidRPr="00B9577D">
              <w:rPr>
                <w:rFonts w:asciiTheme="minorEastAsia" w:hAnsiTheme="minorEastAsia" w:cs="굴림"/>
                <w:kern w:val="0"/>
                <w:szCs w:val="22"/>
                <w14:ligatures w14:val="none"/>
              </w:rPr>
              <w:t xml:space="preserve">최종적으로 </w:t>
            </w:r>
            <w:proofErr w:type="spellStart"/>
            <w:r w:rsidRPr="00EE0860">
              <w:rPr>
                <w:rFonts w:ascii="Consolas" w:hAnsi="Consolas" w:cs="굴림체"/>
                <w:b/>
                <w:bCs/>
                <w:kern w:val="0"/>
                <w:szCs w:val="22"/>
                <w14:ligatures w14:val="none"/>
              </w:rPr>
              <w:t>red_mask</w:t>
            </w:r>
            <w:proofErr w:type="spellEnd"/>
            <w:r w:rsidRPr="00B9577D">
              <w:rPr>
                <w:rFonts w:asciiTheme="minorEastAsia" w:hAnsiTheme="minorEastAsia" w:cs="굴림"/>
                <w:kern w:val="0"/>
                <w:szCs w:val="22"/>
                <w14:ligatures w14:val="none"/>
              </w:rPr>
              <w:t xml:space="preserve">는 이미지에서 불꽃이 있는 영역은 흰색(255)으로, 그 외 영역은 검은색(0)으로 </w:t>
            </w:r>
            <w:r w:rsidR="00B9577D" w:rsidRPr="00B9577D">
              <w:rPr>
                <w:rFonts w:asciiTheme="minorEastAsia" w:hAnsiTheme="minorEastAsia" w:cs="굴림" w:hint="eastAsia"/>
                <w:b/>
                <w:bCs/>
                <w:kern w:val="0"/>
                <w:szCs w:val="22"/>
                <w14:ligatures w14:val="none"/>
              </w:rPr>
              <w:t>이진화 된</w:t>
            </w:r>
            <w:r w:rsidRPr="00B9577D">
              <w:rPr>
                <w:rFonts w:asciiTheme="minorEastAsia" w:hAnsiTheme="minorEastAsia" w:cs="굴림"/>
                <w:b/>
                <w:bCs/>
                <w:kern w:val="0"/>
                <w:szCs w:val="22"/>
                <w14:ligatures w14:val="none"/>
              </w:rPr>
              <w:t xml:space="preserve"> 형태로 표현</w:t>
            </w:r>
            <w:r w:rsidRPr="00B9577D">
              <w:rPr>
                <w:rFonts w:asciiTheme="minorEastAsia" w:hAnsiTheme="minorEastAsia" w:cs="굴림"/>
                <w:kern w:val="0"/>
                <w:szCs w:val="22"/>
                <w14:ligatures w14:val="none"/>
              </w:rPr>
              <w:t>됩니다.</w:t>
            </w:r>
          </w:p>
          <w:p w14:paraId="3037ABC7" w14:textId="77777777" w:rsidR="008B1B07" w:rsidRPr="00E61A91" w:rsidRDefault="00CA2B9E" w:rsidP="00E61A91">
            <w:pPr>
              <w:pStyle w:val="af8"/>
              <w:widowControl/>
              <w:numPr>
                <w:ilvl w:val="0"/>
                <w:numId w:val="42"/>
              </w:numPr>
              <w:wordWrap/>
              <w:autoSpaceDE/>
              <w:autoSpaceDN/>
              <w:spacing w:before="100" w:beforeAutospacing="1" w:after="100" w:afterAutospacing="1"/>
              <w:ind w:leftChars="0"/>
              <w:outlineLvl w:val="3"/>
              <w:rPr>
                <w:rFonts w:asciiTheme="majorHAnsi" w:eastAsiaTheme="majorHAnsi" w:hAnsiTheme="majorHAnsi" w:cs="Times New Roman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</w:pPr>
            <w:r w:rsidRPr="00E61A91">
              <w:rPr>
                <w:rFonts w:asciiTheme="majorHAnsi" w:eastAsiaTheme="majorHAnsi" w:hAnsiTheme="majorHAnsi" w:cs="Times New Roman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노이즈 제거 (형태학적 연산: Opening)</w:t>
            </w:r>
          </w:p>
          <w:p w14:paraId="62C5D013" w14:textId="77777777" w:rsidR="00CA2B9E" w:rsidRPr="00CA2B9E" w:rsidRDefault="00CA2B9E" w:rsidP="00CA2B9E">
            <w:pPr>
              <w:pStyle w:val="af8"/>
              <w:widowControl/>
              <w:numPr>
                <w:ilvl w:val="0"/>
                <w:numId w:val="34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4" w:lineRule="atLeast"/>
              <w:ind w:leftChars="0"/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</w:pPr>
            <w:proofErr w:type="spellStart"/>
            <w:r w:rsidRPr="00CA2B9E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red_mask_clean</w:t>
            </w:r>
            <w:proofErr w:type="spellEnd"/>
            <w:r w:rsidRPr="00CA2B9E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 xml:space="preserve"> = cv2.morphologyEx(</w:t>
            </w:r>
            <w:proofErr w:type="spellStart"/>
            <w:r w:rsidRPr="00CA2B9E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red_mask</w:t>
            </w:r>
            <w:proofErr w:type="spellEnd"/>
            <w:r w:rsidRPr="00CA2B9E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, cv2.MORPH_OPEN, kernel)</w:t>
            </w:r>
          </w:p>
          <w:p w14:paraId="59CC607D" w14:textId="77777777" w:rsidR="00CA2B9E" w:rsidRPr="00B9577D" w:rsidRDefault="00CA2B9E" w:rsidP="00B01357">
            <w:pPr>
              <w:pStyle w:val="af8"/>
              <w:widowControl/>
              <w:numPr>
                <w:ilvl w:val="0"/>
                <w:numId w:val="45"/>
              </w:numPr>
              <w:wordWrap/>
              <w:autoSpaceDE/>
              <w:autoSpaceDN/>
              <w:spacing w:before="100" w:beforeAutospacing="1" w:after="100" w:afterAutospacing="1"/>
              <w:ind w:leftChars="0"/>
              <w:rPr>
                <w:rFonts w:asciiTheme="minorEastAsia" w:hAnsiTheme="minorEastAsia" w:cs="굴림"/>
                <w:kern w:val="0"/>
                <w:szCs w:val="22"/>
                <w14:ligatures w14:val="none"/>
              </w:rPr>
            </w:pPr>
            <w:r w:rsidRPr="00B9577D">
              <w:rPr>
                <w:rFonts w:asciiTheme="minorEastAsia" w:hAnsiTheme="minorEastAsia" w:cs="굴림"/>
                <w:kern w:val="0"/>
                <w:szCs w:val="22"/>
                <w14:ligatures w14:val="none"/>
              </w:rPr>
              <w:t xml:space="preserve">마스크에는 종종 작은 점이나 불필요한 픽셀이 섞여 있습니다. 이를 </w:t>
            </w:r>
            <w:r w:rsidRPr="00B9577D">
              <w:rPr>
                <w:rFonts w:asciiTheme="minorEastAsia" w:hAnsiTheme="minorEastAsia" w:cs="굴림"/>
                <w:b/>
                <w:bCs/>
                <w:kern w:val="0"/>
                <w:szCs w:val="22"/>
                <w14:ligatures w14:val="none"/>
              </w:rPr>
              <w:t>노이즈</w:t>
            </w:r>
            <w:r w:rsidRPr="00B9577D">
              <w:rPr>
                <w:rFonts w:asciiTheme="minorEastAsia" w:hAnsiTheme="minorEastAsia" w:cs="굴림"/>
                <w:kern w:val="0"/>
                <w:szCs w:val="22"/>
                <w14:ligatures w14:val="none"/>
              </w:rPr>
              <w:t>라고 합니다.</w:t>
            </w:r>
          </w:p>
          <w:p w14:paraId="109E715B" w14:textId="77777777" w:rsidR="00CA2B9E" w:rsidRPr="00B9577D" w:rsidRDefault="00CA2B9E" w:rsidP="00B01357">
            <w:pPr>
              <w:pStyle w:val="af8"/>
              <w:widowControl/>
              <w:numPr>
                <w:ilvl w:val="0"/>
                <w:numId w:val="45"/>
              </w:numPr>
              <w:wordWrap/>
              <w:autoSpaceDE/>
              <w:autoSpaceDN/>
              <w:spacing w:before="100" w:beforeAutospacing="1" w:after="100" w:afterAutospacing="1"/>
              <w:ind w:leftChars="0"/>
              <w:rPr>
                <w:rFonts w:asciiTheme="minorEastAsia" w:hAnsiTheme="minorEastAsia" w:cs="굴림"/>
                <w:b/>
                <w:bCs/>
                <w:kern w:val="0"/>
                <w:szCs w:val="22"/>
                <w14:ligatures w14:val="none"/>
              </w:rPr>
            </w:pPr>
            <w:r w:rsidRPr="00B9577D">
              <w:rPr>
                <w:rFonts w:asciiTheme="minorEastAsia" w:hAnsiTheme="minorEastAsia" w:cs="굴림체"/>
                <w:b/>
                <w:bCs/>
                <w:kern w:val="0"/>
                <w:szCs w:val="22"/>
                <w14:ligatures w14:val="none"/>
              </w:rPr>
              <w:t>MORPH_OPEN</w:t>
            </w:r>
            <w:r w:rsidRPr="00B9577D">
              <w:rPr>
                <w:rFonts w:asciiTheme="minorEastAsia" w:hAnsiTheme="minorEastAsia" w:cs="굴림"/>
                <w:kern w:val="0"/>
                <w:szCs w:val="22"/>
                <w14:ligatures w14:val="none"/>
              </w:rPr>
              <w:t xml:space="preserve">은 </w:t>
            </w:r>
            <w:r w:rsidRPr="00B9577D">
              <w:rPr>
                <w:rFonts w:asciiTheme="minorEastAsia" w:hAnsiTheme="minorEastAsia" w:cs="굴림"/>
                <w:b/>
                <w:bCs/>
                <w:kern w:val="0"/>
                <w:szCs w:val="22"/>
                <w14:ligatures w14:val="none"/>
              </w:rPr>
              <w:t>침식 → 팽창</w:t>
            </w:r>
            <w:r w:rsidRPr="00B9577D">
              <w:rPr>
                <w:rFonts w:asciiTheme="minorEastAsia" w:hAnsiTheme="minorEastAsia" w:cs="굴림"/>
                <w:kern w:val="0"/>
                <w:szCs w:val="22"/>
                <w14:ligatures w14:val="none"/>
              </w:rPr>
              <w:t xml:space="preserve"> 순서로 수행되어 작은 잡음을 제거하면서 객체의 형태는 유지합니다.</w:t>
            </w:r>
          </w:p>
          <w:p w14:paraId="296F70A6" w14:textId="77777777" w:rsidR="00CA2B9E" w:rsidRPr="00CA2B9E" w:rsidRDefault="00CA2B9E" w:rsidP="00B01357">
            <w:pPr>
              <w:pStyle w:val="af8"/>
              <w:widowControl/>
              <w:numPr>
                <w:ilvl w:val="0"/>
                <w:numId w:val="45"/>
              </w:numPr>
              <w:wordWrap/>
              <w:autoSpaceDE/>
              <w:autoSpaceDN/>
              <w:spacing w:before="100" w:beforeAutospacing="1" w:after="100" w:afterAutospacing="1"/>
              <w:ind w:leftChars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B9577D">
              <w:rPr>
                <w:rFonts w:asciiTheme="minorEastAsia" w:hAnsiTheme="minorEastAsia" w:cs="굴림"/>
                <w:b/>
                <w:bCs/>
                <w:kern w:val="0"/>
                <w:szCs w:val="22"/>
                <w14:ligatures w14:val="none"/>
              </w:rPr>
              <w:t>결과적으로 더 선명하고 명확한 불꽃 영역만 남게 됩니다.</w:t>
            </w:r>
          </w:p>
        </w:tc>
      </w:tr>
      <w:tr w:rsidR="006A15A6" w14:paraId="76CF203F" w14:textId="77777777">
        <w:trPr>
          <w:trHeight w:val="13502"/>
        </w:trPr>
        <w:tc>
          <w:tcPr>
            <w:tcW w:w="162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FEF8C"/>
            <w:vAlign w:val="center"/>
          </w:tcPr>
          <w:p w14:paraId="623308C2" w14:textId="77777777" w:rsidR="006A15A6" w:rsidRDefault="006A15A6" w:rsidP="00076757">
            <w:pPr>
              <w:pStyle w:val="a3"/>
              <w:wordWrap/>
              <w:spacing w:line="336" w:lineRule="auto"/>
            </w:pPr>
          </w:p>
        </w:tc>
        <w:tc>
          <w:tcPr>
            <w:tcW w:w="7954" w:type="dxa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AE3EA31" w14:textId="77777777" w:rsidR="00CA2B9E" w:rsidRPr="00E61A91" w:rsidRDefault="00CA2B9E" w:rsidP="00E61A91">
            <w:pPr>
              <w:pStyle w:val="af8"/>
              <w:widowControl/>
              <w:numPr>
                <w:ilvl w:val="0"/>
                <w:numId w:val="42"/>
              </w:numPr>
              <w:wordWrap/>
              <w:autoSpaceDE/>
              <w:autoSpaceDN/>
              <w:spacing w:before="100" w:beforeAutospacing="1" w:after="100" w:afterAutospacing="1"/>
              <w:ind w:leftChars="0"/>
              <w:outlineLvl w:val="3"/>
              <w:rPr>
                <w:rFonts w:asciiTheme="majorHAnsi" w:eastAsiaTheme="majorHAnsi" w:hAnsiTheme="majorHAnsi" w:cs="Times New Roman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</w:pPr>
            <w:r w:rsidRPr="00E61A91">
              <w:rPr>
                <w:rFonts w:asciiTheme="majorHAnsi" w:eastAsiaTheme="majorHAnsi" w:hAnsiTheme="majorHAnsi" w:cs="Times New Roman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타버린 영역 감지</w:t>
            </w:r>
          </w:p>
          <w:p w14:paraId="749C5355" w14:textId="77777777" w:rsidR="00E61A91" w:rsidRPr="00E61A91" w:rsidRDefault="00CA2B9E" w:rsidP="00E61A91">
            <w:pPr>
              <w:pStyle w:val="af8"/>
              <w:widowControl/>
              <w:numPr>
                <w:ilvl w:val="0"/>
                <w:numId w:val="43"/>
              </w:numPr>
              <w:wordWrap/>
              <w:autoSpaceDE/>
              <w:autoSpaceDN/>
              <w:spacing w:before="100" w:beforeAutospacing="1" w:after="100" w:afterAutospacing="1"/>
              <w:ind w:leftChars="0"/>
              <w:outlineLvl w:val="3"/>
              <w:rPr>
                <w:rFonts w:asciiTheme="minorEastAsia" w:hAnsiTheme="minorEastAsia"/>
                <w:b/>
                <w:bCs/>
                <w:sz w:val="28"/>
                <w:szCs w:val="32"/>
              </w:rPr>
            </w:pPr>
            <w:r w:rsidRPr="00E61A91">
              <w:rPr>
                <w:rFonts w:asciiTheme="minorEastAsia" w:hAnsiTheme="minorEastAsia"/>
                <w:b/>
                <w:bCs/>
                <w:sz w:val="28"/>
                <w:szCs w:val="32"/>
              </w:rPr>
              <w:t>불꽃 주변 확대</w:t>
            </w:r>
          </w:p>
          <w:p w14:paraId="2C35D58C" w14:textId="77777777" w:rsidR="00CA2B9E" w:rsidRPr="00BC2238" w:rsidRDefault="00CA2B9E" w:rsidP="00B01357">
            <w:pPr>
              <w:pStyle w:val="af8"/>
              <w:widowControl/>
              <w:numPr>
                <w:ilvl w:val="0"/>
                <w:numId w:val="34"/>
              </w:numPr>
              <w:wordWrap/>
              <w:autoSpaceDE/>
              <w:autoSpaceDN/>
              <w:spacing w:before="100" w:beforeAutospacing="1" w:after="100" w:afterAutospacing="1"/>
              <w:ind w:leftChars="0"/>
              <w:outlineLvl w:val="3"/>
              <w:rPr>
                <w:rFonts w:ascii="Consolas" w:hAnsi="Consolas"/>
                <w:sz w:val="24"/>
                <w:szCs w:val="28"/>
              </w:rPr>
            </w:pPr>
            <w:proofErr w:type="spellStart"/>
            <w:r w:rsidRPr="00BC2238">
              <w:rPr>
                <w:rFonts w:ascii="Consolas" w:hAnsi="Consolas"/>
                <w:sz w:val="24"/>
                <w:szCs w:val="28"/>
              </w:rPr>
              <w:t>red_mask_dilated</w:t>
            </w:r>
            <w:proofErr w:type="spellEnd"/>
            <w:r w:rsidRPr="00BC2238">
              <w:rPr>
                <w:rFonts w:ascii="Consolas" w:hAnsi="Consolas"/>
                <w:sz w:val="24"/>
                <w:szCs w:val="28"/>
              </w:rPr>
              <w:t xml:space="preserve"> = cv2.dilate(</w:t>
            </w:r>
            <w:proofErr w:type="spellStart"/>
            <w:r w:rsidRPr="00BC2238">
              <w:rPr>
                <w:rFonts w:ascii="Consolas" w:hAnsi="Consolas"/>
                <w:sz w:val="24"/>
                <w:szCs w:val="28"/>
              </w:rPr>
              <w:t>red_mask_clean</w:t>
            </w:r>
            <w:proofErr w:type="spellEnd"/>
            <w:r w:rsidRPr="00BC2238">
              <w:rPr>
                <w:rFonts w:ascii="Consolas" w:hAnsi="Consolas"/>
                <w:sz w:val="24"/>
                <w:szCs w:val="28"/>
              </w:rPr>
              <w:t xml:space="preserve">, </w:t>
            </w:r>
            <w:proofErr w:type="spellStart"/>
            <w:r w:rsidRPr="00BC2238">
              <w:rPr>
                <w:rFonts w:ascii="Consolas" w:hAnsi="Consolas"/>
                <w:sz w:val="24"/>
                <w:szCs w:val="28"/>
              </w:rPr>
              <w:t>kernel_dilate</w:t>
            </w:r>
            <w:proofErr w:type="spellEnd"/>
            <w:r w:rsidRPr="00BC2238">
              <w:rPr>
                <w:rFonts w:ascii="Consolas" w:hAnsi="Consolas"/>
                <w:sz w:val="24"/>
                <w:szCs w:val="28"/>
              </w:rPr>
              <w:t>, iterations=2)</w:t>
            </w:r>
          </w:p>
          <w:p w14:paraId="284E2477" w14:textId="77777777" w:rsidR="00CA2B9E" w:rsidRPr="00CA2B9E" w:rsidRDefault="00CA2B9E" w:rsidP="00E61A91">
            <w:pPr>
              <w:pStyle w:val="af8"/>
              <w:numPr>
                <w:ilvl w:val="0"/>
                <w:numId w:val="40"/>
              </w:numPr>
              <w:ind w:leftChars="0"/>
              <w:outlineLvl w:val="3"/>
              <w:rPr>
                <w:sz w:val="24"/>
                <w:szCs w:val="28"/>
              </w:rPr>
            </w:pPr>
            <w:r w:rsidRPr="005F03E6">
              <w:rPr>
                <w:b/>
                <w:bCs/>
                <w:sz w:val="24"/>
                <w:szCs w:val="28"/>
              </w:rPr>
              <w:t>불꽃이 있던 위치 근처</w:t>
            </w:r>
            <w:r w:rsidRPr="00CA2B9E">
              <w:rPr>
                <w:sz w:val="24"/>
                <w:szCs w:val="28"/>
              </w:rPr>
              <w:t xml:space="preserve">를 조사하기 위해 </w:t>
            </w:r>
            <w:r w:rsidRPr="005F03E6">
              <w:rPr>
                <w:b/>
                <w:bCs/>
                <w:sz w:val="24"/>
                <w:szCs w:val="28"/>
              </w:rPr>
              <w:t>해당 마스크</w:t>
            </w:r>
            <w:r w:rsidRPr="00CA2B9E">
              <w:rPr>
                <w:sz w:val="24"/>
                <w:szCs w:val="28"/>
              </w:rPr>
              <w:t xml:space="preserve">를 </w:t>
            </w:r>
            <w:r w:rsidRPr="00BC2238">
              <w:rPr>
                <w:b/>
                <w:bCs/>
                <w:sz w:val="24"/>
                <w:szCs w:val="28"/>
              </w:rPr>
              <w:t>팽창</w:t>
            </w:r>
            <w:r w:rsidRPr="00CA2B9E">
              <w:rPr>
                <w:sz w:val="24"/>
                <w:szCs w:val="28"/>
              </w:rPr>
              <w:t>시킵니다.</w:t>
            </w:r>
          </w:p>
          <w:p w14:paraId="58D9C371" w14:textId="372B26EE" w:rsidR="00E61A91" w:rsidRDefault="00CA2B9E" w:rsidP="00E61A91">
            <w:pPr>
              <w:pStyle w:val="af8"/>
              <w:numPr>
                <w:ilvl w:val="0"/>
                <w:numId w:val="40"/>
              </w:numPr>
              <w:ind w:leftChars="0"/>
              <w:outlineLvl w:val="3"/>
              <w:rPr>
                <w:sz w:val="24"/>
                <w:szCs w:val="28"/>
              </w:rPr>
            </w:pPr>
            <w:r w:rsidRPr="00BC2238">
              <w:rPr>
                <w:b/>
                <w:bCs/>
                <w:sz w:val="24"/>
                <w:szCs w:val="28"/>
              </w:rPr>
              <w:t>팽창(Dilation)</w:t>
            </w:r>
            <w:r w:rsidRPr="00B01357">
              <w:rPr>
                <w:sz w:val="24"/>
                <w:szCs w:val="28"/>
              </w:rPr>
              <w:t xml:space="preserve">은 </w:t>
            </w:r>
            <w:r w:rsidRPr="005F03E6">
              <w:rPr>
                <w:b/>
                <w:bCs/>
                <w:sz w:val="24"/>
                <w:szCs w:val="28"/>
              </w:rPr>
              <w:t>하얀 영역(불꽃)</w:t>
            </w:r>
            <w:r w:rsidRPr="00B01357">
              <w:rPr>
                <w:sz w:val="24"/>
                <w:szCs w:val="28"/>
              </w:rPr>
              <w:t xml:space="preserve">을 주변으로 </w:t>
            </w:r>
            <w:proofErr w:type="spellStart"/>
            <w:r w:rsidR="00BC2238" w:rsidRPr="005F03E6">
              <w:rPr>
                <w:rFonts w:hint="eastAsia"/>
                <w:b/>
                <w:bCs/>
                <w:sz w:val="24"/>
                <w:szCs w:val="28"/>
              </w:rPr>
              <w:t>확장</w:t>
            </w:r>
            <w:r w:rsidR="00BC2238" w:rsidRPr="00B01357">
              <w:rPr>
                <w:sz w:val="24"/>
                <w:szCs w:val="28"/>
              </w:rPr>
              <w:t>시켜</w:t>
            </w:r>
            <w:proofErr w:type="spellEnd"/>
            <w:r w:rsidRPr="00B01357">
              <w:rPr>
                <w:sz w:val="24"/>
                <w:szCs w:val="28"/>
              </w:rPr>
              <w:t>, "</w:t>
            </w:r>
            <w:r w:rsidRPr="00B01357">
              <w:rPr>
                <w:b/>
                <w:bCs/>
                <w:sz w:val="24"/>
                <w:szCs w:val="28"/>
              </w:rPr>
              <w:t>불꽃 근처</w:t>
            </w:r>
            <w:r w:rsidR="00BC2238" w:rsidRPr="00B01357">
              <w:rPr>
                <w:sz w:val="24"/>
                <w:szCs w:val="28"/>
              </w:rPr>
              <w:t>”</w:t>
            </w:r>
            <w:proofErr w:type="spellStart"/>
            <w:r w:rsidR="00BC2238" w:rsidRPr="00B01357">
              <w:rPr>
                <w:sz w:val="24"/>
                <w:szCs w:val="28"/>
              </w:rPr>
              <w:t>를</w:t>
            </w:r>
            <w:proofErr w:type="spellEnd"/>
            <w:r w:rsidRPr="00B01357">
              <w:rPr>
                <w:sz w:val="24"/>
                <w:szCs w:val="28"/>
              </w:rPr>
              <w:t xml:space="preserve"> 포함하는 영역을 </w:t>
            </w:r>
            <w:r w:rsidRPr="005F03E6">
              <w:rPr>
                <w:b/>
                <w:bCs/>
                <w:sz w:val="24"/>
                <w:szCs w:val="28"/>
              </w:rPr>
              <w:t>생성</w:t>
            </w:r>
            <w:r w:rsidRPr="00B01357">
              <w:rPr>
                <w:sz w:val="24"/>
                <w:szCs w:val="28"/>
              </w:rPr>
              <w:t>합니다.</w:t>
            </w:r>
          </w:p>
          <w:p w14:paraId="4A80ED55" w14:textId="77777777" w:rsidR="00BC2238" w:rsidRPr="00BC2238" w:rsidRDefault="00BC2238" w:rsidP="00BC2238">
            <w:pPr>
              <w:outlineLvl w:val="3"/>
              <w:rPr>
                <w:rFonts w:hint="eastAsia"/>
                <w:sz w:val="6"/>
                <w:szCs w:val="8"/>
              </w:rPr>
            </w:pPr>
          </w:p>
          <w:p w14:paraId="352BBA91" w14:textId="77777777" w:rsidR="00E61A91" w:rsidRDefault="00E61A91" w:rsidP="00E61A91">
            <w:pPr>
              <w:pStyle w:val="af8"/>
              <w:widowControl/>
              <w:numPr>
                <w:ilvl w:val="0"/>
                <w:numId w:val="43"/>
              </w:numPr>
              <w:wordWrap/>
              <w:autoSpaceDE/>
              <w:autoSpaceDN/>
              <w:spacing w:before="100" w:beforeAutospacing="1" w:after="100" w:afterAutospacing="1"/>
              <w:ind w:leftChars="0"/>
              <w:outlineLvl w:val="3"/>
              <w:rPr>
                <w:rFonts w:asciiTheme="minorEastAsia" w:hAnsiTheme="minorEastAsia"/>
                <w:b/>
                <w:bCs/>
                <w:sz w:val="28"/>
                <w:szCs w:val="32"/>
              </w:rPr>
            </w:pPr>
            <w:r w:rsidRPr="00E61A91">
              <w:rPr>
                <w:rFonts w:asciiTheme="minorEastAsia" w:hAnsiTheme="minorEastAsia" w:hint="eastAsia"/>
                <w:b/>
                <w:bCs/>
                <w:sz w:val="28"/>
                <w:szCs w:val="32"/>
              </w:rPr>
              <w:t>어두운 영역 마스크 생성</w:t>
            </w:r>
          </w:p>
          <w:p w14:paraId="69A11175" w14:textId="77777777" w:rsidR="00B01357" w:rsidRPr="00B01357" w:rsidRDefault="00B01357" w:rsidP="00B01357">
            <w:pPr>
              <w:pStyle w:val="af8"/>
              <w:widowControl/>
              <w:numPr>
                <w:ilvl w:val="0"/>
                <w:numId w:val="44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4" w:lineRule="atLeast"/>
              <w:ind w:leftChars="0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burnt_candidate_mask</w:t>
            </w:r>
            <w:proofErr w:type="spellEnd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 xml:space="preserve"> = cv2.inRange(</w:t>
            </w:r>
            <w:proofErr w:type="spellStart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hsv</w:t>
            </w:r>
            <w:proofErr w:type="spellEnd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 xml:space="preserve">, </w:t>
            </w:r>
            <w:proofErr w:type="spellStart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lower_burnt</w:t>
            </w:r>
            <w:proofErr w:type="spellEnd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 xml:space="preserve">, </w:t>
            </w:r>
            <w:proofErr w:type="spellStart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upper_burnt</w:t>
            </w:r>
            <w:proofErr w:type="spellEnd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)</w:t>
            </w:r>
          </w:p>
          <w:p w14:paraId="6327ABF7" w14:textId="77777777" w:rsidR="00B01357" w:rsidRPr="00B01357" w:rsidRDefault="00B01357" w:rsidP="00B01357">
            <w:pPr>
              <w:pStyle w:val="af8"/>
              <w:widowControl/>
              <w:numPr>
                <w:ilvl w:val="0"/>
                <w:numId w:val="47"/>
              </w:numPr>
              <w:wordWrap/>
              <w:autoSpaceDE/>
              <w:autoSpaceDN/>
              <w:spacing w:before="100" w:beforeAutospacing="1" w:after="100" w:afterAutospacing="1"/>
              <w:ind w:leftChars="0"/>
              <w:rPr>
                <w:rFonts w:asciiTheme="minorEastAsia" w:hAnsiTheme="minorEastAsia" w:cs="굴림"/>
                <w:kern w:val="0"/>
                <w:sz w:val="24"/>
                <w14:ligatures w14:val="none"/>
              </w:rPr>
            </w:pP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타버린 영역</w:t>
            </w:r>
            <w:r w:rsidRPr="00B01357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은 일반적으로 어둡고 채도가 낮기 때문에,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HSV</w:t>
            </w:r>
            <w:r w:rsidRPr="00B01357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 기준으로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어두운 색상 범위</w:t>
            </w:r>
            <w:r w:rsidRPr="00B01357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>를 지정합니다.</w:t>
            </w:r>
          </w:p>
          <w:p w14:paraId="03FD033E" w14:textId="30551971" w:rsidR="00E61A91" w:rsidRDefault="00B01357" w:rsidP="00B01357">
            <w:pPr>
              <w:pStyle w:val="af8"/>
              <w:widowControl/>
              <w:numPr>
                <w:ilvl w:val="0"/>
                <w:numId w:val="47"/>
              </w:numPr>
              <w:wordWrap/>
              <w:autoSpaceDE/>
              <w:autoSpaceDN/>
              <w:spacing w:before="100" w:beforeAutospacing="1" w:after="100" w:afterAutospacing="1"/>
              <w:ind w:leftChars="0"/>
              <w:rPr>
                <w:rFonts w:asciiTheme="minorEastAsia" w:hAnsiTheme="minorEastAsia" w:cs="굴림"/>
                <w:kern w:val="0"/>
                <w:sz w:val="24"/>
                <w14:ligatures w14:val="none"/>
              </w:rPr>
            </w:pPr>
            <w:r w:rsidRPr="00B01357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이 범위에 해당하는 픽셀만 추출하여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"</w:t>
            </w:r>
            <w:r w:rsidR="00BC2238" w:rsidRPr="00BC2238">
              <w:rPr>
                <w:rFonts w:asciiTheme="minorEastAsia" w:hAnsiTheme="minorEastAsia" w:cs="굴림" w:hint="eastAsia"/>
                <w:b/>
                <w:bCs/>
                <w:kern w:val="0"/>
                <w:sz w:val="24"/>
                <w14:ligatures w14:val="none"/>
              </w:rPr>
              <w:t>타버린 지역 후보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 xml:space="preserve"> 영역"을 </w:t>
            </w:r>
            <w:r w:rsidRPr="00B01357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>생성합니다.</w:t>
            </w:r>
          </w:p>
          <w:p w14:paraId="45FD5233" w14:textId="77777777" w:rsidR="00BC2238" w:rsidRPr="00BC2238" w:rsidRDefault="00BC2238" w:rsidP="00BC2238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Theme="minorEastAsia" w:hAnsiTheme="minorEastAsia" w:cs="굴림" w:hint="eastAsia"/>
                <w:kern w:val="0"/>
                <w:sz w:val="6"/>
                <w:szCs w:val="6"/>
                <w14:ligatures w14:val="none"/>
              </w:rPr>
            </w:pPr>
          </w:p>
          <w:p w14:paraId="1C721334" w14:textId="77777777" w:rsidR="00B01357" w:rsidRDefault="00E61A91" w:rsidP="00B01357">
            <w:pPr>
              <w:pStyle w:val="af8"/>
              <w:widowControl/>
              <w:numPr>
                <w:ilvl w:val="0"/>
                <w:numId w:val="43"/>
              </w:numPr>
              <w:wordWrap/>
              <w:autoSpaceDE/>
              <w:autoSpaceDN/>
              <w:spacing w:before="100" w:beforeAutospacing="1" w:after="100" w:afterAutospacing="1"/>
              <w:ind w:leftChars="0"/>
              <w:outlineLvl w:val="3"/>
              <w:rPr>
                <w:rFonts w:asciiTheme="minorEastAsia" w:hAnsiTheme="minorEastAsia"/>
                <w:b/>
                <w:bCs/>
                <w:sz w:val="28"/>
                <w:szCs w:val="32"/>
              </w:rPr>
            </w:pPr>
            <w:r>
              <w:rPr>
                <w:rFonts w:asciiTheme="minorEastAsia" w:hAnsiTheme="minorEastAsia" w:hint="eastAsia"/>
                <w:b/>
                <w:bCs/>
                <w:sz w:val="28"/>
                <w:szCs w:val="32"/>
              </w:rPr>
              <w:t xml:space="preserve"> 불꽃 근처 어두운 영역만 추출</w:t>
            </w:r>
          </w:p>
          <w:p w14:paraId="5F5775C6" w14:textId="77777777" w:rsidR="00B01357" w:rsidRPr="00B01357" w:rsidRDefault="00B01357" w:rsidP="00B01357">
            <w:pPr>
              <w:pStyle w:val="af8"/>
              <w:widowControl/>
              <w:numPr>
                <w:ilvl w:val="0"/>
                <w:numId w:val="48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4" w:lineRule="atLeast"/>
              <w:ind w:leftChars="0"/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</w:pPr>
            <w:proofErr w:type="spellStart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burnt_mask_near_fire</w:t>
            </w:r>
            <w:proofErr w:type="spellEnd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 xml:space="preserve"> = cv2.bitwise_</w:t>
            </w:r>
            <w:proofErr w:type="gramStart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and(</w:t>
            </w:r>
            <w:proofErr w:type="spellStart"/>
            <w:proofErr w:type="gramEnd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burnt_candidate_mask</w:t>
            </w:r>
            <w:proofErr w:type="spellEnd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 xml:space="preserve">, </w:t>
            </w:r>
            <w:proofErr w:type="spellStart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red_mask_dilated</w:t>
            </w:r>
            <w:proofErr w:type="spellEnd"/>
            <w:r w:rsidRPr="00B01357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)</w:t>
            </w:r>
          </w:p>
          <w:p w14:paraId="394E1C80" w14:textId="2D3E7D7A" w:rsidR="00B01357" w:rsidRPr="00B01357" w:rsidRDefault="00B01357" w:rsidP="00B01357">
            <w:pPr>
              <w:pStyle w:val="af8"/>
              <w:widowControl/>
              <w:numPr>
                <w:ilvl w:val="0"/>
                <w:numId w:val="50"/>
              </w:numPr>
              <w:wordWrap/>
              <w:autoSpaceDE/>
              <w:autoSpaceDN/>
              <w:spacing w:before="100" w:beforeAutospacing="1" w:after="100" w:afterAutospacing="1"/>
              <w:ind w:leftChars="0"/>
              <w:rPr>
                <w:rFonts w:eastAsiaTheme="minorHAnsi" w:cs="굴림"/>
                <w:kern w:val="0"/>
                <w:sz w:val="24"/>
                <w14:ligatures w14:val="none"/>
              </w:rPr>
            </w:pPr>
            <w:r w:rsidRPr="00B01357">
              <w:rPr>
                <w:rFonts w:eastAsiaTheme="minorHAnsi" w:cs="굴림"/>
                <w:kern w:val="0"/>
                <w:sz w:val="24"/>
                <w14:ligatures w14:val="none"/>
              </w:rPr>
              <w:t xml:space="preserve">모든 어두운 영역이 </w:t>
            </w:r>
            <w:r w:rsidR="00BC2238">
              <w:rPr>
                <w:rFonts w:eastAsiaTheme="minorHAnsi" w:cs="굴림" w:hint="eastAsia"/>
                <w:kern w:val="0"/>
                <w:sz w:val="24"/>
                <w14:ligatures w14:val="none"/>
              </w:rPr>
              <w:t>타버린 지역은</w:t>
            </w:r>
            <w:r w:rsidRPr="00B01357">
              <w:rPr>
                <w:rFonts w:eastAsiaTheme="minorHAnsi" w:cs="굴림"/>
                <w:kern w:val="0"/>
                <w:sz w:val="24"/>
                <w14:ligatures w14:val="none"/>
              </w:rPr>
              <w:t xml:space="preserve"> 아닐 수 있기 때문에, </w:t>
            </w:r>
            <w:r w:rsidRPr="00B01357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불꽃 주변에 위치한 어두운 영역만</w:t>
            </w:r>
            <w:r w:rsidRPr="00B01357">
              <w:rPr>
                <w:rFonts w:eastAsiaTheme="minorHAnsi" w:cs="굴림"/>
                <w:kern w:val="0"/>
                <w:sz w:val="24"/>
                <w14:ligatures w14:val="none"/>
              </w:rPr>
              <w:t xml:space="preserve"> 골라냅니다.</w:t>
            </w:r>
          </w:p>
          <w:p w14:paraId="40D642D8" w14:textId="457B0509" w:rsidR="00B01357" w:rsidRPr="00BC2238" w:rsidRDefault="00B01357" w:rsidP="00BC2238">
            <w:pPr>
              <w:pStyle w:val="af8"/>
              <w:widowControl/>
              <w:numPr>
                <w:ilvl w:val="0"/>
                <w:numId w:val="50"/>
              </w:numPr>
              <w:wordWrap/>
              <w:autoSpaceDE/>
              <w:autoSpaceDN/>
              <w:spacing w:before="100" w:beforeAutospacing="1" w:after="100" w:afterAutospacing="1"/>
              <w:ind w:leftChars="0"/>
              <w:rPr>
                <w:rFonts w:eastAsiaTheme="minorHAnsi" w:cs="굴림" w:hint="eastAsia"/>
                <w:kern w:val="0"/>
                <w:sz w:val="24"/>
                <w14:ligatures w14:val="none"/>
              </w:rPr>
            </w:pPr>
            <w:r w:rsidRPr="00B01357">
              <w:rPr>
                <w:rFonts w:eastAsiaTheme="minorHAnsi" w:cs="굴림"/>
                <w:kern w:val="0"/>
                <w:sz w:val="24"/>
                <w14:ligatures w14:val="none"/>
              </w:rPr>
              <w:t xml:space="preserve">이렇게 하면 </w:t>
            </w:r>
            <w:r w:rsidRPr="00BC2238">
              <w:rPr>
                <w:rFonts w:eastAsiaTheme="minorHAnsi" w:cs="굴림"/>
                <w:b/>
                <w:bCs/>
                <w:kern w:val="0"/>
                <w:sz w:val="24"/>
                <w14:ligatures w14:val="none"/>
              </w:rPr>
              <w:t>산불에 의해 실제로 영향을 받은 부분</w:t>
            </w:r>
            <w:r w:rsidRPr="00B01357">
              <w:rPr>
                <w:rFonts w:eastAsiaTheme="minorHAnsi" w:cs="굴림"/>
                <w:kern w:val="0"/>
                <w:sz w:val="24"/>
                <w14:ligatures w14:val="none"/>
              </w:rPr>
              <w:t xml:space="preserve">만 </w:t>
            </w:r>
            <w:proofErr w:type="spellStart"/>
            <w:r w:rsidRPr="00BC2238">
              <w:rPr>
                <w:rFonts w:ascii="Consolas" w:eastAsiaTheme="minorHAnsi" w:hAnsi="Consolas" w:cs="굴림체"/>
                <w:b/>
                <w:bCs/>
                <w:kern w:val="0"/>
                <w:sz w:val="24"/>
                <w14:ligatures w14:val="none"/>
              </w:rPr>
              <w:t>burnt_mask_near_fire</w:t>
            </w:r>
            <w:proofErr w:type="spellEnd"/>
            <w:r w:rsidRPr="00B01357">
              <w:rPr>
                <w:rFonts w:eastAsiaTheme="minorHAnsi" w:cs="굴림"/>
                <w:kern w:val="0"/>
                <w:sz w:val="24"/>
                <w14:ligatures w14:val="none"/>
              </w:rPr>
              <w:t>로 남게 됩니다.</w:t>
            </w:r>
          </w:p>
        </w:tc>
      </w:tr>
    </w:tbl>
    <w:p w14:paraId="0315118B" w14:textId="77777777" w:rsidR="00B01357" w:rsidRDefault="00B01357" w:rsidP="00076757">
      <w:pPr>
        <w:pStyle w:val="a3"/>
        <w:wordWrap/>
        <w:rPr>
          <w:rFonts w:ascii="맑은 고딕" w:eastAsia="맑은 고딕"/>
          <w:b/>
          <w:w w:val="105"/>
          <w:sz w:val="32"/>
        </w:rPr>
      </w:pPr>
    </w:p>
    <w:tbl>
      <w:tblPr>
        <w:tblpPr w:leftFromText="28" w:rightFromText="28" w:topFromText="28" w:bottomFromText="28" w:vertAnchor="text" w:tblpYSpec="top"/>
        <w:tblW w:w="958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28"/>
        <w:gridCol w:w="7954"/>
      </w:tblGrid>
      <w:tr w:rsidR="00B01357" w14:paraId="3F7E4271" w14:textId="77777777" w:rsidTr="002F666E">
        <w:trPr>
          <w:trHeight w:val="3778"/>
        </w:trPr>
        <w:tc>
          <w:tcPr>
            <w:tcW w:w="162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shd w:val="clear" w:color="auto" w:fill="EFEF8C"/>
            <w:vAlign w:val="center"/>
          </w:tcPr>
          <w:p w14:paraId="5A4EB053" w14:textId="77777777" w:rsidR="00B01357" w:rsidRDefault="00B01357" w:rsidP="003552E1">
            <w:pPr>
              <w:pStyle w:val="a3"/>
              <w:wordWrap/>
              <w:spacing w:line="336" w:lineRule="auto"/>
            </w:pPr>
          </w:p>
        </w:tc>
        <w:tc>
          <w:tcPr>
            <w:tcW w:w="7954" w:type="dxa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7CF4E27" w14:textId="77777777" w:rsidR="00B01357" w:rsidRDefault="00B01357" w:rsidP="00E56C5A">
            <w:pPr>
              <w:pStyle w:val="af8"/>
              <w:widowControl/>
              <w:numPr>
                <w:ilvl w:val="0"/>
                <w:numId w:val="42"/>
              </w:numPr>
              <w:wordWrap/>
              <w:autoSpaceDE/>
              <w:autoSpaceDN/>
              <w:spacing w:before="100" w:beforeAutospacing="1" w:after="100" w:afterAutospacing="1"/>
              <w:ind w:leftChars="0"/>
              <w:outlineLvl w:val="3"/>
              <w:rPr>
                <w:rFonts w:asciiTheme="majorHAnsi" w:eastAsiaTheme="majorHAnsi" w:hAnsiTheme="majorHAnsi" w:cs="Times New Roman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</w:pPr>
            <w:r w:rsidRPr="00E56C5A">
              <w:rPr>
                <w:rFonts w:asciiTheme="majorHAnsi" w:eastAsiaTheme="majorHAnsi" w:hAnsiTheme="majorHAnsi" w:cs="Times New Roman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 xml:space="preserve">시각화용 </w:t>
            </w:r>
            <w:proofErr w:type="spellStart"/>
            <w:r w:rsidRPr="00E56C5A">
              <w:rPr>
                <w:rFonts w:asciiTheme="majorHAnsi" w:eastAsiaTheme="majorHAnsi" w:hAnsiTheme="majorHAnsi" w:cs="Times New Roman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마스킹</w:t>
            </w:r>
            <w:proofErr w:type="spellEnd"/>
            <w:r w:rsidRPr="00E56C5A">
              <w:rPr>
                <w:rFonts w:asciiTheme="majorHAnsi" w:eastAsiaTheme="majorHAnsi" w:hAnsiTheme="majorHAnsi" w:cs="Times New Roman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 xml:space="preserve"> 이미지 생성</w:t>
            </w:r>
          </w:p>
          <w:p w14:paraId="06F5EB2A" w14:textId="77777777" w:rsidR="00E56C5A" w:rsidRPr="00BC2238" w:rsidRDefault="00E56C5A" w:rsidP="00E56C5A">
            <w:pPr>
              <w:pStyle w:val="HTML0"/>
              <w:numPr>
                <w:ilvl w:val="0"/>
                <w:numId w:val="55"/>
              </w:numPr>
              <w:spacing w:line="244" w:lineRule="atLeast"/>
              <w:rPr>
                <w:rFonts w:ascii="Consolas" w:hAnsi="Consolas"/>
                <w:spacing w:val="4"/>
                <w14:ligatures w14:val="none"/>
              </w:rPr>
            </w:pPr>
            <w:r w:rsidRPr="00BC2238">
              <w:rPr>
                <w:rFonts w:ascii="Consolas" w:hAnsi="Consolas"/>
                <w:spacing w:val="4"/>
                <w14:ligatures w14:val="none"/>
              </w:rPr>
              <w:t xml:space="preserve">overlay = </w:t>
            </w:r>
            <w:proofErr w:type="spellStart"/>
            <w:proofErr w:type="gramStart"/>
            <w:r w:rsidRPr="00BC2238">
              <w:rPr>
                <w:rFonts w:ascii="Consolas" w:hAnsi="Consolas"/>
                <w:spacing w:val="4"/>
                <w14:ligatures w14:val="none"/>
              </w:rPr>
              <w:t>np.zeros</w:t>
            </w:r>
            <w:proofErr w:type="gramEnd"/>
            <w:r w:rsidRPr="00BC2238">
              <w:rPr>
                <w:rFonts w:ascii="Consolas" w:hAnsi="Consolas"/>
                <w:spacing w:val="4"/>
                <w14:ligatures w14:val="none"/>
              </w:rPr>
              <w:t>_like</w:t>
            </w:r>
            <w:proofErr w:type="spellEnd"/>
            <w:r w:rsidRPr="00BC2238">
              <w:rPr>
                <w:rFonts w:ascii="Consolas" w:hAnsi="Consolas"/>
                <w:spacing w:val="4"/>
                <w14:ligatures w14:val="none"/>
              </w:rPr>
              <w:t>(</w:t>
            </w:r>
            <w:proofErr w:type="spellStart"/>
            <w:r w:rsidRPr="00BC2238">
              <w:rPr>
                <w:rFonts w:ascii="Consolas" w:hAnsi="Consolas"/>
                <w:spacing w:val="4"/>
                <w14:ligatures w14:val="none"/>
              </w:rPr>
              <w:t>image_rgb</w:t>
            </w:r>
            <w:proofErr w:type="spellEnd"/>
            <w:r w:rsidRPr="00BC2238">
              <w:rPr>
                <w:rFonts w:ascii="Consolas" w:hAnsi="Consolas"/>
                <w:spacing w:val="4"/>
                <w14:ligatures w14:val="none"/>
              </w:rPr>
              <w:t>)</w:t>
            </w:r>
          </w:p>
          <w:p w14:paraId="234B5831" w14:textId="77777777" w:rsidR="00E56C5A" w:rsidRPr="00BC2238" w:rsidRDefault="00E56C5A" w:rsidP="00E56C5A">
            <w:pPr>
              <w:pStyle w:val="af8"/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4" w:lineRule="atLeast"/>
              <w:ind w:leftChars="0" w:left="880"/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</w:pPr>
            <w:proofErr w:type="gramStart"/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overlay[</w:t>
            </w:r>
            <w:proofErr w:type="spellStart"/>
            <w:proofErr w:type="gramEnd"/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red_mask_clean</w:t>
            </w:r>
            <w:proofErr w:type="spellEnd"/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 xml:space="preserve"> &gt; 0] = [255, 0, 0] </w:t>
            </w:r>
          </w:p>
          <w:p w14:paraId="1C83108B" w14:textId="77777777" w:rsidR="00E56C5A" w:rsidRPr="00BC2238" w:rsidRDefault="00E56C5A" w:rsidP="00E56C5A">
            <w:pPr>
              <w:pStyle w:val="af8"/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4" w:lineRule="atLeast"/>
              <w:ind w:leftChars="0" w:left="880"/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</w:pPr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 xml:space="preserve"># </w:t>
            </w:r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불꽃</w:t>
            </w:r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 xml:space="preserve">: </w:t>
            </w:r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빨간색</w:t>
            </w:r>
          </w:p>
          <w:p w14:paraId="6B1E5592" w14:textId="77777777" w:rsidR="00E56C5A" w:rsidRPr="00BC2238" w:rsidRDefault="00E56C5A" w:rsidP="00E56C5A">
            <w:pPr>
              <w:pStyle w:val="af8"/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4" w:lineRule="atLeast"/>
              <w:ind w:leftChars="0" w:left="880"/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</w:pPr>
            <w:proofErr w:type="gramStart"/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overlay[</w:t>
            </w:r>
            <w:proofErr w:type="spellStart"/>
            <w:proofErr w:type="gramEnd"/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burnt_mask_near_fire</w:t>
            </w:r>
            <w:proofErr w:type="spellEnd"/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 xml:space="preserve"> &gt; 0] = [</w:t>
            </w:r>
            <w:proofErr w:type="gramStart"/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0,</w:t>
            </w:r>
            <w:proofErr w:type="gramEnd"/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 xml:space="preserve"> 0, 255]</w:t>
            </w:r>
          </w:p>
          <w:p w14:paraId="05C5C145" w14:textId="77777777" w:rsidR="00E56C5A" w:rsidRPr="00BC2238" w:rsidRDefault="00E56C5A" w:rsidP="00E56C5A">
            <w:pPr>
              <w:pStyle w:val="af8"/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4" w:lineRule="atLeast"/>
              <w:ind w:leftChars="0" w:left="880"/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</w:pPr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 xml:space="preserve"># </w:t>
            </w:r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타버린</w:t>
            </w:r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 xml:space="preserve"> </w:t>
            </w:r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지역</w:t>
            </w:r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 xml:space="preserve">: </w:t>
            </w:r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파란색</w:t>
            </w:r>
          </w:p>
          <w:p w14:paraId="0E943808" w14:textId="77777777" w:rsidR="00E56C5A" w:rsidRPr="00E56C5A" w:rsidRDefault="00E56C5A" w:rsidP="00E56C5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</w:pPr>
          </w:p>
          <w:p w14:paraId="673634B7" w14:textId="77777777" w:rsidR="00E56C5A" w:rsidRPr="00E56C5A" w:rsidRDefault="00E56C5A" w:rsidP="00E56C5A">
            <w:pPr>
              <w:pStyle w:val="af8"/>
              <w:numPr>
                <w:ilvl w:val="0"/>
                <w:numId w:val="54"/>
              </w:numPr>
              <w:ind w:leftChars="0"/>
              <w:outlineLvl w:val="3"/>
              <w:rPr>
                <w:sz w:val="24"/>
                <w:szCs w:val="28"/>
              </w:rPr>
            </w:pPr>
            <w:r w:rsidRPr="005F03E6">
              <w:rPr>
                <w:b/>
                <w:bCs/>
                <w:sz w:val="24"/>
                <w:szCs w:val="28"/>
              </w:rPr>
              <w:t>시각화</w:t>
            </w:r>
            <w:r w:rsidRPr="00E56C5A">
              <w:rPr>
                <w:sz w:val="24"/>
                <w:szCs w:val="28"/>
              </w:rPr>
              <w:t>를 위해 결과 이미지를 구성합니다.</w:t>
            </w:r>
          </w:p>
          <w:p w14:paraId="259137F5" w14:textId="77777777" w:rsidR="00E56C5A" w:rsidRPr="00E56C5A" w:rsidRDefault="00E56C5A" w:rsidP="00E56C5A">
            <w:pPr>
              <w:pStyle w:val="af8"/>
              <w:numPr>
                <w:ilvl w:val="0"/>
                <w:numId w:val="54"/>
              </w:numPr>
              <w:ind w:leftChars="0"/>
              <w:outlineLvl w:val="3"/>
              <w:rPr>
                <w:sz w:val="24"/>
                <w:szCs w:val="28"/>
              </w:rPr>
            </w:pPr>
            <w:r w:rsidRPr="00E56C5A">
              <w:rPr>
                <w:sz w:val="24"/>
                <w:szCs w:val="28"/>
              </w:rPr>
              <w:t xml:space="preserve">불꽃 영역은 </w:t>
            </w:r>
            <w:r w:rsidRPr="001410B7">
              <w:rPr>
                <w:b/>
                <w:bCs/>
                <w:sz w:val="24"/>
                <w:szCs w:val="28"/>
              </w:rPr>
              <w:t>빨간색</w:t>
            </w:r>
            <w:r w:rsidRPr="001410B7">
              <w:rPr>
                <w:rFonts w:hint="eastAsia"/>
                <w:b/>
                <w:bCs/>
                <w:sz w:val="24"/>
                <w:szCs w:val="28"/>
              </w:rPr>
              <w:t xml:space="preserve"> </w:t>
            </w:r>
            <w:r w:rsidRPr="001410B7">
              <w:rPr>
                <w:b/>
                <w:bCs/>
                <w:sz w:val="24"/>
                <w:szCs w:val="28"/>
              </w:rPr>
              <w:t>(RGB: 255,0,0)</w:t>
            </w:r>
            <w:r w:rsidRPr="00E56C5A">
              <w:rPr>
                <w:sz w:val="24"/>
                <w:szCs w:val="28"/>
              </w:rPr>
              <w:t xml:space="preserve">, 타버린 영역은 </w:t>
            </w:r>
            <w:r w:rsidRPr="001410B7">
              <w:rPr>
                <w:b/>
                <w:bCs/>
                <w:sz w:val="24"/>
                <w:szCs w:val="28"/>
              </w:rPr>
              <w:t>파란색</w:t>
            </w:r>
            <w:r w:rsidRPr="001410B7">
              <w:rPr>
                <w:rFonts w:hint="eastAsia"/>
                <w:b/>
                <w:bCs/>
                <w:sz w:val="24"/>
                <w:szCs w:val="28"/>
              </w:rPr>
              <w:t xml:space="preserve"> </w:t>
            </w:r>
            <w:r w:rsidRPr="001410B7">
              <w:rPr>
                <w:b/>
                <w:bCs/>
                <w:sz w:val="24"/>
                <w:szCs w:val="28"/>
              </w:rPr>
              <w:t>(0,0,255)</w:t>
            </w:r>
            <w:r w:rsidRPr="00E56C5A">
              <w:rPr>
                <w:sz w:val="24"/>
                <w:szCs w:val="28"/>
              </w:rPr>
              <w:t>으로 색상을 입힙니다.</w:t>
            </w:r>
          </w:p>
          <w:p w14:paraId="4F1C85EC" w14:textId="0111D084" w:rsidR="00E56C5A" w:rsidRPr="00300555" w:rsidRDefault="00E56C5A" w:rsidP="00300555">
            <w:pPr>
              <w:pStyle w:val="af8"/>
              <w:numPr>
                <w:ilvl w:val="0"/>
                <w:numId w:val="54"/>
              </w:numPr>
              <w:ind w:leftChars="0"/>
              <w:outlineLvl w:val="3"/>
              <w:rPr>
                <w:sz w:val="24"/>
                <w:szCs w:val="28"/>
              </w:rPr>
            </w:pPr>
            <w:r w:rsidRPr="00E56C5A">
              <w:rPr>
                <w:sz w:val="24"/>
                <w:szCs w:val="28"/>
              </w:rPr>
              <w:t xml:space="preserve">이 오버레이 이미지는 나중에 원본 이미지 위에 </w:t>
            </w:r>
            <w:proofErr w:type="spellStart"/>
            <w:r w:rsidRPr="00300555">
              <w:rPr>
                <w:sz w:val="24"/>
                <w:szCs w:val="28"/>
              </w:rPr>
              <w:t>반투명하게</w:t>
            </w:r>
            <w:proofErr w:type="spellEnd"/>
            <w:r w:rsidRPr="00300555">
              <w:rPr>
                <w:sz w:val="24"/>
                <w:szCs w:val="28"/>
              </w:rPr>
              <w:t xml:space="preserve"> 합쳐져서 출력됩니다.</w:t>
            </w:r>
          </w:p>
          <w:p w14:paraId="144A995C" w14:textId="77777777" w:rsidR="00E56C5A" w:rsidRDefault="00E56C5A" w:rsidP="00E56C5A">
            <w:pPr>
              <w:pStyle w:val="af8"/>
              <w:widowControl/>
              <w:numPr>
                <w:ilvl w:val="0"/>
                <w:numId w:val="42"/>
              </w:numPr>
              <w:wordWrap/>
              <w:autoSpaceDE/>
              <w:autoSpaceDN/>
              <w:spacing w:before="100" w:beforeAutospacing="1" w:after="100" w:afterAutospacing="1"/>
              <w:ind w:leftChars="0"/>
              <w:outlineLvl w:val="3"/>
              <w:rPr>
                <w:rFonts w:asciiTheme="majorHAnsi" w:eastAsiaTheme="majorHAnsi" w:hAnsiTheme="majorHAnsi" w:cs="Times New Roman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</w:pPr>
            <w:r>
              <w:rPr>
                <w:rFonts w:asciiTheme="majorHAnsi" w:eastAsiaTheme="majorHAnsi" w:hAnsiTheme="majorHAnsi" w:cs="Times New Roman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이미지 합성 및 결과 출력</w:t>
            </w:r>
          </w:p>
          <w:p w14:paraId="0CEA241C" w14:textId="77777777" w:rsidR="00FF79DC" w:rsidRPr="00BC2238" w:rsidRDefault="00FF79DC" w:rsidP="00FF79DC">
            <w:pPr>
              <w:pStyle w:val="af8"/>
              <w:widowControl/>
              <w:numPr>
                <w:ilvl w:val="0"/>
                <w:numId w:val="56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after="0" w:line="244" w:lineRule="atLeast"/>
              <w:ind w:leftChars="0"/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</w:pPr>
            <w:proofErr w:type="spellStart"/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overlayed_image</w:t>
            </w:r>
            <w:proofErr w:type="spellEnd"/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 xml:space="preserve"> = cv2.addWeighted(</w:t>
            </w:r>
            <w:proofErr w:type="spellStart"/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image_rgb</w:t>
            </w:r>
            <w:proofErr w:type="spellEnd"/>
            <w:r w:rsidRPr="00BC2238">
              <w:rPr>
                <w:rFonts w:ascii="Consolas" w:eastAsia="굴림체" w:hAnsi="Consolas" w:cs="굴림체"/>
                <w:color w:val="000000"/>
                <w:spacing w:val="4"/>
                <w:kern w:val="0"/>
                <w:sz w:val="24"/>
                <w14:ligatures w14:val="none"/>
              </w:rPr>
              <w:t>, 0.7, overlay, 0.3, 0)</w:t>
            </w:r>
          </w:p>
          <w:p w14:paraId="0D77F6CE" w14:textId="02A947CA" w:rsidR="00FF79DC" w:rsidRPr="00E56C5A" w:rsidRDefault="00FF79DC" w:rsidP="00FF79DC">
            <w:pPr>
              <w:pStyle w:val="af8"/>
              <w:widowControl/>
              <w:numPr>
                <w:ilvl w:val="0"/>
                <w:numId w:val="58"/>
              </w:numPr>
              <w:wordWrap/>
              <w:autoSpaceDE/>
              <w:autoSpaceDN/>
              <w:spacing w:before="100" w:beforeAutospacing="1" w:after="100" w:afterAutospacing="1"/>
              <w:ind w:leftChars="0"/>
              <w:rPr>
                <w:rFonts w:asciiTheme="minorEastAsia" w:hAnsiTheme="minorEastAsia" w:cs="굴림"/>
                <w:kern w:val="0"/>
                <w:sz w:val="24"/>
                <w14:ligatures w14:val="none"/>
              </w:rPr>
            </w:pPr>
            <w:r w:rsidRPr="002F666E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원본 이미지</w:t>
            </w:r>
            <w:r w:rsidRPr="00E56C5A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와 </w:t>
            </w:r>
            <w:r w:rsidRPr="002F666E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불꽃/타버린 마스크</w:t>
            </w:r>
            <w:r w:rsidRPr="00E56C5A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를 </w:t>
            </w:r>
            <w:proofErr w:type="gramStart"/>
            <w:r w:rsidRPr="002F666E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70</w:t>
            </w:r>
            <w:r w:rsidR="002F666E" w:rsidRPr="002F666E">
              <w:rPr>
                <w:rFonts w:asciiTheme="minorEastAsia" w:hAnsiTheme="minorEastAsia" w:cs="굴림" w:hint="eastAsia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2F666E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:</w:t>
            </w:r>
            <w:proofErr w:type="gramEnd"/>
            <w:r w:rsidR="002F666E" w:rsidRPr="002F666E">
              <w:rPr>
                <w:rFonts w:asciiTheme="minorEastAsia" w:hAnsiTheme="minorEastAsia" w:cs="굴림" w:hint="eastAsia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2F666E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30 비율</w:t>
            </w:r>
            <w:r w:rsidRPr="00E56C5A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>로 합쳐서 직관적인 시각화 이미지를 생성합니다.</w:t>
            </w:r>
          </w:p>
          <w:p w14:paraId="14431075" w14:textId="2B26808B" w:rsidR="00AC6314" w:rsidRPr="00AC6314" w:rsidRDefault="00FF79DC" w:rsidP="00AC6314">
            <w:pPr>
              <w:pStyle w:val="af8"/>
              <w:widowControl/>
              <w:numPr>
                <w:ilvl w:val="0"/>
                <w:numId w:val="58"/>
              </w:numPr>
              <w:wordWrap/>
              <w:autoSpaceDE/>
              <w:autoSpaceDN/>
              <w:spacing w:before="100" w:beforeAutospacing="1" w:after="100" w:afterAutospacing="1"/>
              <w:ind w:leftChars="0"/>
              <w:rPr>
                <w:rFonts w:asciiTheme="minorEastAsia" w:hAnsiTheme="minorEastAsia" w:cs="굴림"/>
                <w:kern w:val="0"/>
                <w:sz w:val="24"/>
                <w14:ligatures w14:val="none"/>
              </w:rPr>
            </w:pPr>
            <w:r w:rsidRPr="00E56C5A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이 이미지와 함께 </w:t>
            </w:r>
            <w:r w:rsidRPr="002F666E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원본 이미지, 불꽃</w:t>
            </w:r>
            <w:r w:rsidRPr="002F666E">
              <w:rPr>
                <w:rFonts w:asciiTheme="minorEastAsia" w:hAnsiTheme="minorEastAsia" w:cs="굴림" w:hint="eastAsia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2F666E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+</w:t>
            </w:r>
            <w:r w:rsidRPr="002F666E">
              <w:rPr>
                <w:rFonts w:asciiTheme="minorEastAsia" w:hAnsiTheme="minorEastAsia" w:cs="굴림" w:hint="eastAsia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2F666E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타버</w:t>
            </w:r>
            <w:r w:rsidRPr="002F666E">
              <w:rPr>
                <w:rFonts w:asciiTheme="minorEastAsia" w:hAnsiTheme="minorEastAsia" w:cs="굴림" w:hint="eastAsia"/>
                <w:b/>
                <w:bCs/>
                <w:kern w:val="0"/>
                <w:sz w:val="24"/>
                <w14:ligatures w14:val="none"/>
              </w:rPr>
              <w:t>린 영역</w:t>
            </w:r>
            <w:r w:rsidRPr="002F666E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 xml:space="preserve"> 마스크</w:t>
            </w:r>
            <w:r w:rsidRPr="00FF79DC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를 나란히 비교하여 확인할 수 있도록 </w:t>
            </w:r>
            <w:r w:rsidRPr="005F03E6">
              <w:rPr>
                <w:rFonts w:ascii="Consolas" w:hAnsi="Consolas" w:cs="굴림체"/>
                <w:b/>
                <w:bCs/>
                <w:kern w:val="0"/>
                <w:sz w:val="24"/>
                <w14:ligatures w14:val="none"/>
              </w:rPr>
              <w:t>matplotlib</w:t>
            </w:r>
            <w:r w:rsidRPr="00FF79DC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>으로 3가지 이미지를 보여줍니다.</w:t>
            </w:r>
          </w:p>
          <w:p w14:paraId="7A1B70E7" w14:textId="2080A1DC" w:rsidR="00300555" w:rsidRPr="00300555" w:rsidRDefault="00AC6314" w:rsidP="00300555">
            <w:pPr>
              <w:pStyle w:val="af8"/>
              <w:widowControl/>
              <w:numPr>
                <w:ilvl w:val="0"/>
                <w:numId w:val="42"/>
              </w:numPr>
              <w:wordWrap/>
              <w:autoSpaceDE/>
              <w:autoSpaceDN/>
              <w:spacing w:before="100" w:beforeAutospacing="1" w:after="100" w:afterAutospacing="1"/>
              <w:ind w:leftChars="0"/>
              <w:outlineLvl w:val="3"/>
              <w:rPr>
                <w:rFonts w:asciiTheme="majorHAnsi" w:eastAsiaTheme="majorHAnsi" w:hAnsiTheme="majorHAnsi" w:cs="Times New Roman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</w:pPr>
            <w:r>
              <w:rPr>
                <w:rFonts w:asciiTheme="majorHAnsi" w:eastAsiaTheme="majorHAnsi" w:hAnsiTheme="majorHAnsi" w:cs="Times New Roman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처리 과정 요</w:t>
            </w:r>
            <w:r w:rsidRPr="00300555">
              <w:rPr>
                <w:rFonts w:asciiTheme="majorHAnsi" w:eastAsiaTheme="majorHAnsi" w:hAnsiTheme="majorHAnsi" w:cs="Times New Roman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약 표</w:t>
            </w:r>
          </w:p>
          <w:tbl>
            <w:tblPr>
              <w:tblStyle w:val="afa"/>
              <w:tblW w:w="7995" w:type="dxa"/>
              <w:tblLook w:val="04A0" w:firstRow="1" w:lastRow="0" w:firstColumn="1" w:lastColumn="0" w:noHBand="0" w:noVBand="1"/>
            </w:tblPr>
            <w:tblGrid>
              <w:gridCol w:w="2665"/>
              <w:gridCol w:w="2665"/>
              <w:gridCol w:w="2665"/>
            </w:tblGrid>
            <w:tr w:rsidR="00300555" w14:paraId="7440FE53" w14:textId="77777777" w:rsidTr="00300555">
              <w:trPr>
                <w:trHeight w:val="312"/>
              </w:trPr>
              <w:tc>
                <w:tcPr>
                  <w:tcW w:w="2665" w:type="dxa"/>
                  <w:shd w:val="clear" w:color="auto" w:fill="83CAEB" w:themeFill="accent1" w:themeFillTint="66"/>
                </w:tcPr>
                <w:p w14:paraId="742BAD8D" w14:textId="04C19D42" w:rsidR="00300555" w:rsidRPr="00300555" w:rsidRDefault="00300555" w:rsidP="00753CD3">
                  <w:pPr>
                    <w:framePr w:hSpace="28" w:vSpace="28" w:wrap="around" w:vAnchor="text" w:hAnchor="text" w:yAlign="top"/>
                    <w:widowControl/>
                    <w:wordWrap/>
                    <w:autoSpaceDE/>
                    <w:autoSpaceDN/>
                    <w:spacing w:before="100" w:beforeAutospacing="1" w:after="100" w:afterAutospacing="1"/>
                    <w:jc w:val="center"/>
                    <w:rPr>
                      <w:rFonts w:asciiTheme="minorEastAsia" w:hAnsiTheme="minorEastAsia" w:cs="굴림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300555">
                    <w:rPr>
                      <w:rFonts w:asciiTheme="minorEastAsia" w:hAnsiTheme="minorEastAsia" w:cs="굴림" w:hint="eastAsia"/>
                      <w:b/>
                      <w:bCs/>
                      <w:kern w:val="0"/>
                      <w:sz w:val="24"/>
                      <w14:ligatures w14:val="none"/>
                    </w:rPr>
                    <w:t>단계</w:t>
                  </w:r>
                </w:p>
              </w:tc>
              <w:tc>
                <w:tcPr>
                  <w:tcW w:w="2665" w:type="dxa"/>
                  <w:shd w:val="clear" w:color="auto" w:fill="83CAEB" w:themeFill="accent1" w:themeFillTint="66"/>
                </w:tcPr>
                <w:p w14:paraId="4AADFF38" w14:textId="16267F91" w:rsidR="00300555" w:rsidRPr="00300555" w:rsidRDefault="00300555" w:rsidP="00753CD3">
                  <w:pPr>
                    <w:framePr w:hSpace="28" w:vSpace="28" w:wrap="around" w:vAnchor="text" w:hAnchor="text" w:yAlign="top"/>
                    <w:widowControl/>
                    <w:wordWrap/>
                    <w:autoSpaceDE/>
                    <w:autoSpaceDN/>
                    <w:spacing w:before="100" w:beforeAutospacing="1" w:after="100" w:afterAutospacing="1"/>
                    <w:jc w:val="center"/>
                    <w:rPr>
                      <w:rFonts w:asciiTheme="minorEastAsia" w:hAnsiTheme="minorEastAsia" w:cs="굴림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300555">
                    <w:rPr>
                      <w:rFonts w:asciiTheme="minorEastAsia" w:hAnsiTheme="minorEastAsia" w:cs="굴림" w:hint="eastAsia"/>
                      <w:b/>
                      <w:bCs/>
                      <w:kern w:val="0"/>
                      <w:sz w:val="24"/>
                      <w14:ligatures w14:val="none"/>
                    </w:rPr>
                    <w:t>처리 내용</w:t>
                  </w:r>
                </w:p>
              </w:tc>
              <w:tc>
                <w:tcPr>
                  <w:tcW w:w="2665" w:type="dxa"/>
                  <w:shd w:val="clear" w:color="auto" w:fill="83CAEB" w:themeFill="accent1" w:themeFillTint="66"/>
                </w:tcPr>
                <w:p w14:paraId="1024F112" w14:textId="7BBDAC86" w:rsidR="00300555" w:rsidRPr="00300555" w:rsidRDefault="00300555" w:rsidP="00753CD3">
                  <w:pPr>
                    <w:framePr w:hSpace="28" w:vSpace="28" w:wrap="around" w:vAnchor="text" w:hAnchor="text" w:yAlign="top"/>
                    <w:widowControl/>
                    <w:wordWrap/>
                    <w:autoSpaceDE/>
                    <w:autoSpaceDN/>
                    <w:spacing w:before="100" w:beforeAutospacing="1" w:after="100" w:afterAutospacing="1"/>
                    <w:jc w:val="center"/>
                    <w:rPr>
                      <w:rFonts w:asciiTheme="minorEastAsia" w:hAnsiTheme="minorEastAsia" w:cs="굴림"/>
                      <w:b/>
                      <w:bCs/>
                      <w:kern w:val="0"/>
                      <w:sz w:val="24"/>
                      <w14:ligatures w14:val="none"/>
                    </w:rPr>
                  </w:pPr>
                  <w:r w:rsidRPr="00300555">
                    <w:rPr>
                      <w:rFonts w:asciiTheme="minorEastAsia" w:hAnsiTheme="minorEastAsia" w:cs="굴림" w:hint="eastAsia"/>
                      <w:b/>
                      <w:bCs/>
                      <w:kern w:val="0"/>
                      <w:sz w:val="24"/>
                      <w14:ligatures w14:val="none"/>
                    </w:rPr>
                    <w:t>사용 기술</w:t>
                  </w:r>
                </w:p>
              </w:tc>
            </w:tr>
            <w:tr w:rsidR="00300555" w14:paraId="44C9A385" w14:textId="77777777" w:rsidTr="00300555">
              <w:tc>
                <w:tcPr>
                  <w:tcW w:w="2665" w:type="dxa"/>
                </w:tcPr>
                <w:p w14:paraId="7C69BE98" w14:textId="3B9033D1" w:rsidR="00300555" w:rsidRPr="009B327A" w:rsidRDefault="00300555" w:rsidP="00753CD3">
                  <w:pPr>
                    <w:framePr w:hSpace="28" w:vSpace="28" w:wrap="around" w:vAnchor="text" w:hAnchor="text" w:yAlign="top"/>
                    <w:widowControl/>
                    <w:wordWrap/>
                    <w:autoSpaceDE/>
                    <w:autoSpaceDN/>
                    <w:spacing w:before="100" w:beforeAutospacing="1" w:after="100" w:afterAutospacing="1"/>
                    <w:jc w:val="center"/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</w:pPr>
                  <w:r w:rsidRPr="009B327A">
                    <w:rPr>
                      <w:rFonts w:asciiTheme="minorEastAsia" w:hAnsiTheme="minorEastAsia" w:cs="굴림" w:hint="eastAsia"/>
                      <w:kern w:val="0"/>
                      <w:sz w:val="24"/>
                      <w14:ligatures w14:val="none"/>
                    </w:rPr>
                    <w:t>1</w:t>
                  </w:r>
                </w:p>
              </w:tc>
              <w:tc>
                <w:tcPr>
                  <w:tcW w:w="2665" w:type="dxa"/>
                </w:tcPr>
                <w:p w14:paraId="7FC1C493" w14:textId="291B3439" w:rsidR="00300555" w:rsidRPr="009B327A" w:rsidRDefault="00300555" w:rsidP="00753CD3">
                  <w:pPr>
                    <w:framePr w:hSpace="28" w:vSpace="28" w:wrap="around" w:vAnchor="text" w:hAnchor="text" w:yAlign="top"/>
                    <w:widowControl/>
                    <w:wordWrap/>
                    <w:autoSpaceDE/>
                    <w:autoSpaceDN/>
                    <w:spacing w:before="100" w:beforeAutospacing="1" w:after="100" w:afterAutospacing="1"/>
                    <w:jc w:val="center"/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</w:pPr>
                  <w:r w:rsidRPr="009B327A"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  <w:t>H</w:t>
                  </w:r>
                  <w:r w:rsidRPr="009B327A">
                    <w:rPr>
                      <w:rFonts w:asciiTheme="minorEastAsia" w:hAnsiTheme="minorEastAsia" w:cs="굴림" w:hint="eastAsia"/>
                      <w:kern w:val="0"/>
                      <w:sz w:val="24"/>
                      <w14:ligatures w14:val="none"/>
                    </w:rPr>
                    <w:t xml:space="preserve">SV </w:t>
                  </w:r>
                  <w:proofErr w:type="spellStart"/>
                  <w:r w:rsidRPr="009B327A">
                    <w:rPr>
                      <w:rFonts w:asciiTheme="minorEastAsia" w:hAnsiTheme="minorEastAsia" w:cs="굴림" w:hint="eastAsia"/>
                      <w:kern w:val="0"/>
                      <w:sz w:val="24"/>
                      <w14:ligatures w14:val="none"/>
                    </w:rPr>
                    <w:t>색공산</w:t>
                  </w:r>
                  <w:proofErr w:type="spellEnd"/>
                  <w:r w:rsidRPr="009B327A">
                    <w:rPr>
                      <w:rFonts w:asciiTheme="minorEastAsia" w:hAnsiTheme="minorEastAsia" w:cs="굴림" w:hint="eastAsia"/>
                      <w:kern w:val="0"/>
                      <w:sz w:val="24"/>
                      <w14:ligatures w14:val="none"/>
                    </w:rPr>
                    <w:t xml:space="preserve"> 변환</w:t>
                  </w:r>
                </w:p>
              </w:tc>
              <w:tc>
                <w:tcPr>
                  <w:tcW w:w="2665" w:type="dxa"/>
                </w:tcPr>
                <w:p w14:paraId="479F493E" w14:textId="08D4365D" w:rsidR="00300555" w:rsidRPr="009B327A" w:rsidRDefault="00300555" w:rsidP="00753CD3">
                  <w:pPr>
                    <w:framePr w:hSpace="28" w:vSpace="28" w:wrap="around" w:vAnchor="text" w:hAnchor="text" w:yAlign="top"/>
                    <w:widowControl/>
                    <w:wordWrap/>
                    <w:autoSpaceDE/>
                    <w:autoSpaceDN/>
                    <w:spacing w:before="100" w:beforeAutospacing="1" w:after="100" w:afterAutospacing="1"/>
                    <w:jc w:val="center"/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</w:pPr>
                  <w:r w:rsidRPr="009B327A"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  <w:t>cv2.cvtColor</w:t>
                  </w:r>
                </w:p>
              </w:tc>
            </w:tr>
            <w:tr w:rsidR="00300555" w14:paraId="793A5FD7" w14:textId="77777777" w:rsidTr="00300555">
              <w:tc>
                <w:tcPr>
                  <w:tcW w:w="2665" w:type="dxa"/>
                </w:tcPr>
                <w:p w14:paraId="0692F08C" w14:textId="26209BD7" w:rsidR="00300555" w:rsidRPr="009B327A" w:rsidRDefault="00300555" w:rsidP="00753CD3">
                  <w:pPr>
                    <w:framePr w:hSpace="28" w:vSpace="28" w:wrap="around" w:vAnchor="text" w:hAnchor="text" w:yAlign="top"/>
                    <w:widowControl/>
                    <w:wordWrap/>
                    <w:autoSpaceDE/>
                    <w:autoSpaceDN/>
                    <w:spacing w:before="100" w:beforeAutospacing="1" w:after="100" w:afterAutospacing="1"/>
                    <w:jc w:val="center"/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</w:pPr>
                  <w:r w:rsidRPr="009B327A">
                    <w:rPr>
                      <w:rFonts w:asciiTheme="minorEastAsia" w:hAnsiTheme="minorEastAsia" w:cs="굴림" w:hint="eastAsia"/>
                      <w:kern w:val="0"/>
                      <w:sz w:val="24"/>
                      <w14:ligatures w14:val="none"/>
                    </w:rPr>
                    <w:t>2</w:t>
                  </w:r>
                </w:p>
              </w:tc>
              <w:tc>
                <w:tcPr>
                  <w:tcW w:w="2665" w:type="dxa"/>
                </w:tcPr>
                <w:p w14:paraId="4E22EC6C" w14:textId="5D93FEBD" w:rsidR="00300555" w:rsidRPr="009B327A" w:rsidRDefault="00300555" w:rsidP="00753CD3">
                  <w:pPr>
                    <w:framePr w:hSpace="28" w:vSpace="28" w:wrap="around" w:vAnchor="text" w:hAnchor="text" w:yAlign="top"/>
                    <w:widowControl/>
                    <w:wordWrap/>
                    <w:autoSpaceDE/>
                    <w:autoSpaceDN/>
                    <w:spacing w:before="100" w:beforeAutospacing="1" w:after="100" w:afterAutospacing="1"/>
                    <w:jc w:val="center"/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</w:pPr>
                  <w:r w:rsidRPr="009B327A">
                    <w:rPr>
                      <w:rFonts w:asciiTheme="minorEastAsia" w:hAnsiTheme="minorEastAsia" w:cs="굴림" w:hint="eastAsia"/>
                      <w:kern w:val="0"/>
                      <w:sz w:val="24"/>
                      <w14:ligatures w14:val="none"/>
                    </w:rPr>
                    <w:t xml:space="preserve">불꽃 </w:t>
                  </w:r>
                  <w:proofErr w:type="spellStart"/>
                  <w:r w:rsidRPr="009B327A">
                    <w:rPr>
                      <w:rFonts w:asciiTheme="minorEastAsia" w:hAnsiTheme="minorEastAsia" w:cs="굴림" w:hint="eastAsia"/>
                      <w:kern w:val="0"/>
                      <w:sz w:val="24"/>
                      <w14:ligatures w14:val="none"/>
                    </w:rPr>
                    <w:t>마스킹</w:t>
                  </w:r>
                  <w:proofErr w:type="spellEnd"/>
                </w:p>
              </w:tc>
              <w:tc>
                <w:tcPr>
                  <w:tcW w:w="2665" w:type="dxa"/>
                </w:tcPr>
                <w:p w14:paraId="2CD4C29A" w14:textId="75BF9EDB" w:rsidR="00300555" w:rsidRPr="009B327A" w:rsidRDefault="00300555" w:rsidP="00753CD3">
                  <w:pPr>
                    <w:framePr w:hSpace="28" w:vSpace="28" w:wrap="around" w:vAnchor="text" w:hAnchor="text" w:yAlign="top"/>
                    <w:widowControl/>
                    <w:wordWrap/>
                    <w:autoSpaceDE/>
                    <w:autoSpaceDN/>
                    <w:spacing w:before="100" w:beforeAutospacing="1" w:after="100" w:afterAutospacing="1"/>
                    <w:jc w:val="center"/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</w:pPr>
                  <w:r w:rsidRPr="009B327A"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  <w:t xml:space="preserve">cv2.inRange, </w:t>
                  </w:r>
                  <w:proofErr w:type="spellStart"/>
                  <w:r w:rsidRPr="009B327A"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  <w:t>bitwise_or</w:t>
                  </w:r>
                  <w:proofErr w:type="spellEnd"/>
                </w:p>
              </w:tc>
            </w:tr>
            <w:tr w:rsidR="00300555" w14:paraId="0FCBBBAF" w14:textId="77777777" w:rsidTr="00300555">
              <w:tc>
                <w:tcPr>
                  <w:tcW w:w="2665" w:type="dxa"/>
                </w:tcPr>
                <w:p w14:paraId="4F7BA966" w14:textId="4C074273" w:rsidR="00300555" w:rsidRPr="009B327A" w:rsidRDefault="00300555" w:rsidP="00753CD3">
                  <w:pPr>
                    <w:framePr w:hSpace="28" w:vSpace="28" w:wrap="around" w:vAnchor="text" w:hAnchor="text" w:yAlign="top"/>
                    <w:widowControl/>
                    <w:wordWrap/>
                    <w:autoSpaceDE/>
                    <w:autoSpaceDN/>
                    <w:spacing w:before="100" w:beforeAutospacing="1" w:after="100" w:afterAutospacing="1"/>
                    <w:jc w:val="center"/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</w:pPr>
                  <w:r w:rsidRPr="009B327A">
                    <w:rPr>
                      <w:rFonts w:asciiTheme="minorEastAsia" w:hAnsiTheme="minorEastAsia" w:cs="굴림" w:hint="eastAsia"/>
                      <w:kern w:val="0"/>
                      <w:sz w:val="24"/>
                      <w14:ligatures w14:val="none"/>
                    </w:rPr>
                    <w:t>3</w:t>
                  </w:r>
                </w:p>
              </w:tc>
              <w:tc>
                <w:tcPr>
                  <w:tcW w:w="2665" w:type="dxa"/>
                </w:tcPr>
                <w:p w14:paraId="561E9647" w14:textId="660383FC" w:rsidR="00300555" w:rsidRPr="009B327A" w:rsidRDefault="00300555" w:rsidP="00753CD3">
                  <w:pPr>
                    <w:framePr w:hSpace="28" w:vSpace="28" w:wrap="around" w:vAnchor="text" w:hAnchor="text" w:yAlign="top"/>
                    <w:widowControl/>
                    <w:wordWrap/>
                    <w:autoSpaceDE/>
                    <w:autoSpaceDN/>
                    <w:spacing w:before="100" w:beforeAutospacing="1" w:after="100" w:afterAutospacing="1"/>
                    <w:jc w:val="center"/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</w:pPr>
                  <w:r w:rsidRPr="009B327A">
                    <w:rPr>
                      <w:rFonts w:asciiTheme="minorEastAsia" w:hAnsiTheme="minorEastAsia" w:cs="굴림" w:hint="eastAsia"/>
                      <w:kern w:val="0"/>
                      <w:sz w:val="24"/>
                      <w14:ligatures w14:val="none"/>
                    </w:rPr>
                    <w:t>노이즈 제거</w:t>
                  </w:r>
                </w:p>
              </w:tc>
              <w:tc>
                <w:tcPr>
                  <w:tcW w:w="2665" w:type="dxa"/>
                </w:tcPr>
                <w:p w14:paraId="6E781508" w14:textId="7EFF9525" w:rsidR="00300555" w:rsidRPr="009B327A" w:rsidRDefault="00300555" w:rsidP="00753CD3">
                  <w:pPr>
                    <w:framePr w:hSpace="28" w:vSpace="28" w:wrap="around" w:vAnchor="text" w:hAnchor="text" w:yAlign="top"/>
                    <w:widowControl/>
                    <w:wordWrap/>
                    <w:autoSpaceDE/>
                    <w:autoSpaceDN/>
                    <w:spacing w:before="100" w:beforeAutospacing="1" w:after="100" w:afterAutospacing="1"/>
                    <w:jc w:val="center"/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</w:pPr>
                  <w:r w:rsidRPr="009B327A"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  <w:t>cv2.morphologyEx</w:t>
                  </w:r>
                </w:p>
              </w:tc>
            </w:tr>
            <w:tr w:rsidR="00300555" w14:paraId="4C0DCB78" w14:textId="77777777" w:rsidTr="00300555">
              <w:tc>
                <w:tcPr>
                  <w:tcW w:w="2665" w:type="dxa"/>
                </w:tcPr>
                <w:p w14:paraId="15EBF215" w14:textId="4D8D0A39" w:rsidR="00300555" w:rsidRPr="009B327A" w:rsidRDefault="00300555" w:rsidP="00753CD3">
                  <w:pPr>
                    <w:framePr w:hSpace="28" w:vSpace="28" w:wrap="around" w:vAnchor="text" w:hAnchor="text" w:yAlign="top"/>
                    <w:widowControl/>
                    <w:wordWrap/>
                    <w:autoSpaceDE/>
                    <w:autoSpaceDN/>
                    <w:spacing w:before="100" w:beforeAutospacing="1" w:after="100" w:afterAutospacing="1"/>
                    <w:jc w:val="center"/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</w:pPr>
                  <w:r w:rsidRPr="009B327A">
                    <w:rPr>
                      <w:rFonts w:asciiTheme="minorEastAsia" w:hAnsiTheme="minorEastAsia" w:cs="굴림" w:hint="eastAsia"/>
                      <w:kern w:val="0"/>
                      <w:sz w:val="24"/>
                      <w14:ligatures w14:val="none"/>
                    </w:rPr>
                    <w:t>4</w:t>
                  </w:r>
                </w:p>
              </w:tc>
              <w:tc>
                <w:tcPr>
                  <w:tcW w:w="2665" w:type="dxa"/>
                </w:tcPr>
                <w:p w14:paraId="17B2CA60" w14:textId="5416D0A8" w:rsidR="00300555" w:rsidRPr="009B327A" w:rsidRDefault="00300555" w:rsidP="00753CD3">
                  <w:pPr>
                    <w:framePr w:hSpace="28" w:vSpace="28" w:wrap="around" w:vAnchor="text" w:hAnchor="text" w:yAlign="top"/>
                    <w:widowControl/>
                    <w:wordWrap/>
                    <w:autoSpaceDE/>
                    <w:autoSpaceDN/>
                    <w:spacing w:before="100" w:beforeAutospacing="1" w:after="100" w:afterAutospacing="1"/>
                    <w:jc w:val="center"/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</w:pPr>
                  <w:r w:rsidRPr="009B327A">
                    <w:rPr>
                      <w:rFonts w:asciiTheme="minorEastAsia" w:hAnsiTheme="minorEastAsia" w:cs="굴림" w:hint="eastAsia"/>
                      <w:kern w:val="0"/>
                      <w:sz w:val="24"/>
                      <w14:ligatures w14:val="none"/>
                    </w:rPr>
                    <w:t>타버린 지역 감지</w:t>
                  </w:r>
                </w:p>
              </w:tc>
              <w:tc>
                <w:tcPr>
                  <w:tcW w:w="2665" w:type="dxa"/>
                </w:tcPr>
                <w:p w14:paraId="410A87F0" w14:textId="6BB02DE1" w:rsidR="00300555" w:rsidRPr="009B327A" w:rsidRDefault="00300555" w:rsidP="00753CD3">
                  <w:pPr>
                    <w:framePr w:hSpace="28" w:vSpace="28" w:wrap="around" w:vAnchor="text" w:hAnchor="text" w:yAlign="top"/>
                    <w:widowControl/>
                    <w:wordWrap/>
                    <w:autoSpaceDE/>
                    <w:autoSpaceDN/>
                    <w:spacing w:before="100" w:beforeAutospacing="1" w:after="100" w:afterAutospacing="1"/>
                    <w:jc w:val="center"/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</w:pPr>
                  <w:r w:rsidRPr="009B327A"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  <w:t xml:space="preserve">cv2.dilate, </w:t>
                  </w:r>
                  <w:proofErr w:type="spellStart"/>
                  <w:r w:rsidRPr="009B327A"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  <w:t>bitwise_and</w:t>
                  </w:r>
                  <w:proofErr w:type="spellEnd"/>
                </w:p>
              </w:tc>
            </w:tr>
            <w:tr w:rsidR="00300555" w14:paraId="3EB1D4DD" w14:textId="77777777" w:rsidTr="00300555">
              <w:tc>
                <w:tcPr>
                  <w:tcW w:w="2665" w:type="dxa"/>
                </w:tcPr>
                <w:p w14:paraId="484386CC" w14:textId="36CDFB62" w:rsidR="00300555" w:rsidRPr="009B327A" w:rsidRDefault="00300555" w:rsidP="00753CD3">
                  <w:pPr>
                    <w:framePr w:hSpace="28" w:vSpace="28" w:wrap="around" w:vAnchor="text" w:hAnchor="text" w:yAlign="top"/>
                    <w:widowControl/>
                    <w:wordWrap/>
                    <w:autoSpaceDE/>
                    <w:autoSpaceDN/>
                    <w:spacing w:before="100" w:beforeAutospacing="1" w:after="100" w:afterAutospacing="1"/>
                    <w:jc w:val="center"/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</w:pPr>
                  <w:r w:rsidRPr="009B327A">
                    <w:rPr>
                      <w:rFonts w:asciiTheme="minorEastAsia" w:hAnsiTheme="minorEastAsia" w:cs="굴림" w:hint="eastAsia"/>
                      <w:kern w:val="0"/>
                      <w:sz w:val="24"/>
                      <w14:ligatures w14:val="none"/>
                    </w:rPr>
                    <w:t>5</w:t>
                  </w:r>
                </w:p>
              </w:tc>
              <w:tc>
                <w:tcPr>
                  <w:tcW w:w="2665" w:type="dxa"/>
                </w:tcPr>
                <w:p w14:paraId="61970F88" w14:textId="5A86842A" w:rsidR="00300555" w:rsidRPr="009B327A" w:rsidRDefault="00300555" w:rsidP="00753CD3">
                  <w:pPr>
                    <w:framePr w:hSpace="28" w:vSpace="28" w:wrap="around" w:vAnchor="text" w:hAnchor="text" w:yAlign="top"/>
                    <w:widowControl/>
                    <w:wordWrap/>
                    <w:autoSpaceDE/>
                    <w:autoSpaceDN/>
                    <w:spacing w:before="100" w:beforeAutospacing="1" w:after="100" w:afterAutospacing="1"/>
                    <w:jc w:val="center"/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</w:pPr>
                  <w:r w:rsidRPr="009B327A">
                    <w:rPr>
                      <w:rFonts w:asciiTheme="minorEastAsia" w:hAnsiTheme="minorEastAsia" w:cs="굴림" w:hint="eastAsia"/>
                      <w:kern w:val="0"/>
                      <w:sz w:val="24"/>
                      <w14:ligatures w14:val="none"/>
                    </w:rPr>
                    <w:t>시각화 처리</w:t>
                  </w:r>
                </w:p>
              </w:tc>
              <w:tc>
                <w:tcPr>
                  <w:tcW w:w="2665" w:type="dxa"/>
                </w:tcPr>
                <w:p w14:paraId="7B3BC2EC" w14:textId="57C7CAAB" w:rsidR="00300555" w:rsidRPr="009B327A" w:rsidRDefault="00300555" w:rsidP="00753CD3">
                  <w:pPr>
                    <w:framePr w:hSpace="28" w:vSpace="28" w:wrap="around" w:vAnchor="text" w:hAnchor="text" w:yAlign="top"/>
                    <w:widowControl/>
                    <w:wordWrap/>
                    <w:autoSpaceDE/>
                    <w:autoSpaceDN/>
                    <w:spacing w:before="100" w:beforeAutospacing="1" w:after="100" w:afterAutospacing="1"/>
                    <w:jc w:val="center"/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</w:pPr>
                  <w:r w:rsidRPr="009B327A">
                    <w:rPr>
                      <w:rFonts w:asciiTheme="minorEastAsia" w:hAnsiTheme="minorEastAsia" w:cs="굴림"/>
                      <w:kern w:val="0"/>
                      <w:sz w:val="24"/>
                      <w14:ligatures w14:val="none"/>
                    </w:rPr>
                    <w:t>cv2.addWeighted, matplotlib</w:t>
                  </w:r>
                </w:p>
              </w:tc>
            </w:tr>
          </w:tbl>
          <w:p w14:paraId="4A3FA078" w14:textId="032886AD" w:rsidR="00300555" w:rsidRPr="00300555" w:rsidRDefault="00300555" w:rsidP="00300555">
            <w:pPr>
              <w:pStyle w:val="af8"/>
              <w:widowControl/>
              <w:numPr>
                <w:ilvl w:val="0"/>
                <w:numId w:val="42"/>
              </w:numPr>
              <w:wordWrap/>
              <w:autoSpaceDE/>
              <w:autoSpaceDN/>
              <w:spacing w:before="100" w:beforeAutospacing="1" w:after="100" w:afterAutospacing="1"/>
              <w:ind w:leftChars="0"/>
              <w:outlineLvl w:val="3"/>
              <w:rPr>
                <w:rFonts w:asciiTheme="majorHAnsi" w:eastAsiaTheme="majorHAnsi" w:hAnsiTheme="majorHAnsi" w:cs="Times New Roman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</w:pPr>
            <w:r w:rsidRPr="00300555">
              <w:rPr>
                <w:rFonts w:asciiTheme="majorHAnsi" w:eastAsiaTheme="majorHAnsi" w:hAnsiTheme="majorHAnsi" w:cs="Times New Roman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lastRenderedPageBreak/>
              <w:t>요약</w:t>
            </w:r>
          </w:p>
          <w:p w14:paraId="3C0072F5" w14:textId="2C3C38BB" w:rsidR="00BC2238" w:rsidRPr="00BC2238" w:rsidRDefault="00BC2238" w:rsidP="00BC2238">
            <w:pPr>
              <w:pStyle w:val="af8"/>
              <w:numPr>
                <w:ilvl w:val="0"/>
                <w:numId w:val="59"/>
              </w:numPr>
              <w:ind w:left="1320"/>
              <w:rPr>
                <w:rFonts w:asciiTheme="minorEastAsia" w:hAnsiTheme="minorEastAsia" w:cs="굴림"/>
                <w:kern w:val="0"/>
                <w:sz w:val="24"/>
                <w14:ligatures w14:val="none"/>
              </w:rPr>
            </w:pP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불꽃이 발생한 영역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은 일반적으로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강한 빨간색 계열의 색상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을 띠고,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이미 타버린 지역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은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낮은 밝기와 채도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를 가지는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어두운 색상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으로 나타납니다. 이러한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색상의 특징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을 기반으로, 영상의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HSV 색공간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에서 각각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빨간색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과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어두운 색상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에 해당하는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영역을 마스크로 추출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>합니다.</w:t>
            </w:r>
          </w:p>
          <w:p w14:paraId="78470435" w14:textId="590D9891" w:rsidR="00BC2238" w:rsidRPr="00BC2238" w:rsidRDefault="00BC2238" w:rsidP="00BC2238">
            <w:pPr>
              <w:pStyle w:val="af8"/>
              <w:numPr>
                <w:ilvl w:val="0"/>
                <w:numId w:val="59"/>
              </w:numPr>
              <w:ind w:left="1320"/>
              <w:rPr>
                <w:rFonts w:asciiTheme="minorEastAsia" w:hAnsiTheme="minorEastAsia" w:cs="굴림"/>
                <w:kern w:val="0"/>
                <w:sz w:val="24"/>
                <w14:ligatures w14:val="none"/>
              </w:rPr>
            </w:pP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추출된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마스크에는 잡음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이나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작은 불필요한 객체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가 포함될 수 있으므로,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형태학적 연산(Morphological Operation)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을 통해 해당 영역들을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정제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>합니다.</w:t>
            </w:r>
          </w:p>
          <w:p w14:paraId="577951F9" w14:textId="4B6ECABE" w:rsidR="00BC2238" w:rsidRPr="00BC2238" w:rsidRDefault="00BC2238" w:rsidP="00BC2238">
            <w:pPr>
              <w:pStyle w:val="af8"/>
              <w:numPr>
                <w:ilvl w:val="0"/>
                <w:numId w:val="59"/>
              </w:numPr>
              <w:ind w:left="1320"/>
              <w:rPr>
                <w:rFonts w:asciiTheme="minorEastAsia" w:hAnsiTheme="minorEastAsia" w:cs="굴림"/>
                <w:kern w:val="0"/>
                <w:sz w:val="24"/>
                <w14:ligatures w14:val="none"/>
              </w:rPr>
            </w:pP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구체적으로는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침식(Erosion)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과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팽창(Dilation)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을 조합한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Open 연산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을 통해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작은 점 잡음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을 제거하고,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불꽃 주변 영역을 확장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하기 위해 </w:t>
            </w:r>
            <w:r w:rsidRPr="00BC2238">
              <w:rPr>
                <w:rFonts w:asciiTheme="minorEastAsia" w:hAnsiTheme="minorEastAsia" w:cs="굴림" w:hint="eastAsia"/>
                <w:b/>
                <w:bCs/>
                <w:kern w:val="0"/>
                <w:sz w:val="24"/>
                <w14:ligatures w14:val="none"/>
              </w:rPr>
              <w:t>팽창</w:t>
            </w:r>
            <w:r>
              <w:rPr>
                <w:rFonts w:asciiTheme="minorEastAsia" w:hAnsiTheme="minorEastAsia" w:cs="굴림" w:hint="eastAsia"/>
                <w:kern w:val="0"/>
                <w:sz w:val="24"/>
                <w14:ligatures w14:val="none"/>
              </w:rPr>
              <w:t>(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Dilation</w:t>
            </w:r>
            <w:r>
              <w:rPr>
                <w:rFonts w:asciiTheme="minorEastAsia" w:hAnsiTheme="minorEastAsia" w:cs="굴림" w:hint="eastAsia"/>
                <w:b/>
                <w:bCs/>
                <w:kern w:val="0"/>
                <w:sz w:val="24"/>
                <w14:ligatures w14:val="none"/>
              </w:rPr>
              <w:t>)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 xml:space="preserve"> 연산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>을 추가로 적용합니다.</w:t>
            </w:r>
          </w:p>
          <w:p w14:paraId="644AACE0" w14:textId="6DCCDBB7" w:rsidR="00BC2238" w:rsidRPr="00BC2238" w:rsidRDefault="00BC2238" w:rsidP="00BC2238">
            <w:pPr>
              <w:pStyle w:val="af8"/>
              <w:numPr>
                <w:ilvl w:val="0"/>
                <w:numId w:val="59"/>
              </w:numPr>
              <w:ind w:left="1320"/>
              <w:rPr>
                <w:rFonts w:asciiTheme="minorEastAsia" w:hAnsiTheme="minorEastAsia" w:cs="굴림"/>
                <w:kern w:val="0"/>
                <w:sz w:val="24"/>
                <w14:ligatures w14:val="none"/>
              </w:rPr>
            </w:pP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이후에는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불꽃이 감지된 주변의 어두운 영역만을 필터링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하는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위치 기반 연산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을 통해,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실제 화재로 인해 손상되었을 가능성이 높은 지역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만을 최종적으로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분리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>해냅니다.</w:t>
            </w:r>
          </w:p>
          <w:p w14:paraId="2CB3E047" w14:textId="1D05F6E4" w:rsidR="00BC2238" w:rsidRPr="00BC2238" w:rsidRDefault="00BC2238" w:rsidP="00BC2238">
            <w:pPr>
              <w:pStyle w:val="af8"/>
              <w:numPr>
                <w:ilvl w:val="0"/>
                <w:numId w:val="59"/>
              </w:numPr>
              <w:ind w:left="1320"/>
              <w:rPr>
                <w:rFonts w:asciiTheme="minorEastAsia" w:hAnsiTheme="minorEastAsia" w:cs="굴림" w:hint="eastAsia"/>
                <w:kern w:val="0"/>
                <w:sz w:val="24"/>
                <w14:ligatures w14:val="none"/>
              </w:rPr>
            </w:pP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최종적으로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, 감지된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불꽃 영역은 빨간색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,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타버린 영역은 파란색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으로 </w:t>
            </w:r>
            <w:r w:rsidRPr="00BC2238">
              <w:rPr>
                <w:rFonts w:asciiTheme="minorEastAsia" w:hAnsiTheme="minorEastAsia" w:cs="굴림" w:hint="eastAsia"/>
                <w:b/>
                <w:bCs/>
                <w:kern w:val="0"/>
                <w:sz w:val="24"/>
                <w14:ligatures w14:val="none"/>
              </w:rPr>
              <w:t>시각화</w:t>
            </w:r>
            <w:r w:rsidRPr="00BC2238">
              <w:rPr>
                <w:rFonts w:asciiTheme="minorEastAsia" w:hAnsiTheme="minorEastAsia" w:cs="굴림" w:hint="eastAsia"/>
                <w:kern w:val="0"/>
                <w:sz w:val="24"/>
                <w14:ligatures w14:val="none"/>
              </w:rPr>
              <w:t xml:space="preserve"> 하여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, 사람이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직관적으로 화재 진행 상황과 피해 범위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를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한눈에 파악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 xml:space="preserve">할 수 있도록 </w:t>
            </w:r>
            <w:r w:rsidRPr="00BC2238">
              <w:rPr>
                <w:rFonts w:asciiTheme="minorEastAsia" w:hAnsiTheme="minorEastAsia" w:cs="굴림"/>
                <w:b/>
                <w:bCs/>
                <w:kern w:val="0"/>
                <w:sz w:val="24"/>
                <w14:ligatures w14:val="none"/>
              </w:rPr>
              <w:t>결과 이미지를 구성</w:t>
            </w:r>
            <w:r w:rsidRPr="00BC2238">
              <w:rPr>
                <w:rFonts w:asciiTheme="minorEastAsia" w:hAnsiTheme="minorEastAsia" w:cs="굴림"/>
                <w:kern w:val="0"/>
                <w:sz w:val="24"/>
                <w14:ligatures w14:val="none"/>
              </w:rPr>
              <w:t>합니다.</w:t>
            </w:r>
          </w:p>
          <w:p w14:paraId="091E039D" w14:textId="25013ED3" w:rsidR="001410B7" w:rsidRPr="001410B7" w:rsidRDefault="001410B7" w:rsidP="001410B7">
            <w:pPr>
              <w:pStyle w:val="af8"/>
              <w:widowControl/>
              <w:numPr>
                <w:ilvl w:val="0"/>
                <w:numId w:val="42"/>
              </w:numPr>
              <w:wordWrap/>
              <w:autoSpaceDE/>
              <w:autoSpaceDN/>
              <w:spacing w:before="100" w:beforeAutospacing="1" w:after="100" w:afterAutospacing="1"/>
              <w:ind w:leftChars="0"/>
              <w:outlineLvl w:val="3"/>
              <w:rPr>
                <w:rFonts w:asciiTheme="majorHAnsi" w:eastAsiaTheme="majorHAnsi" w:hAnsiTheme="majorHAnsi" w:cs="Times New Roman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</w:pPr>
            <w:r>
              <w:rPr>
                <w:rFonts w:asciiTheme="majorHAnsi" w:eastAsiaTheme="majorHAnsi" w:hAnsiTheme="majorHAnsi" w:cs="Times New Roman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 xml:space="preserve">Google </w:t>
            </w:r>
            <w:proofErr w:type="spellStart"/>
            <w:r w:rsidRPr="001410B7">
              <w:rPr>
                <w:rFonts w:asciiTheme="majorHAnsi" w:eastAsiaTheme="majorHAnsi" w:hAnsiTheme="majorHAnsi" w:cs="Times New Roman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Colab</w:t>
            </w:r>
            <w:proofErr w:type="spellEnd"/>
            <w:r w:rsidRPr="001410B7">
              <w:rPr>
                <w:rFonts w:asciiTheme="majorHAnsi" w:eastAsiaTheme="majorHAnsi" w:hAnsiTheme="majorHAnsi" w:cs="Times New Roman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 xml:space="preserve"> Link</w:t>
            </w:r>
          </w:p>
          <w:p w14:paraId="7889BABA" w14:textId="532105DA" w:rsidR="00BA33A8" w:rsidRPr="002F666E" w:rsidRDefault="00BA33A8" w:rsidP="002F666E">
            <w:pPr>
              <w:pStyle w:val="af8"/>
              <w:widowControl/>
              <w:numPr>
                <w:ilvl w:val="0"/>
                <w:numId w:val="63"/>
              </w:numPr>
              <w:wordWrap/>
              <w:autoSpaceDE/>
              <w:autoSpaceDN/>
              <w:spacing w:before="100" w:beforeAutospacing="1" w:after="100" w:afterAutospacing="1"/>
              <w:ind w:leftChars="0"/>
              <w:rPr>
                <w:rFonts w:asciiTheme="minorEastAsia" w:hAnsiTheme="minorEastAsia" w:cs="굴림" w:hint="eastAsia"/>
                <w:kern w:val="0"/>
                <w:sz w:val="24"/>
                <w14:ligatures w14:val="none"/>
              </w:rPr>
            </w:pPr>
            <w:hyperlink r:id="rId12" w:history="1">
              <w:r w:rsidRPr="00790D03">
                <w:rPr>
                  <w:rStyle w:val="afb"/>
                  <w:rFonts w:asciiTheme="minorEastAsia" w:hAnsiTheme="minorEastAsia" w:cs="굴림"/>
                  <w:b/>
                  <w:bCs/>
                  <w:kern w:val="0"/>
                  <w:sz w:val="20"/>
                  <w:szCs w:val="20"/>
                  <w14:ligatures w14:val="none"/>
                </w:rPr>
                <w:t>https://colab.research.</w:t>
              </w:r>
              <w:r w:rsidRPr="00790D03">
                <w:rPr>
                  <w:rStyle w:val="afb"/>
                  <w:rFonts w:asciiTheme="minorEastAsia" w:hAnsiTheme="minorEastAsia" w:cs="굴림"/>
                  <w:b/>
                  <w:bCs/>
                  <w:kern w:val="0"/>
                  <w:sz w:val="20"/>
                  <w:szCs w:val="20"/>
                  <w14:ligatures w14:val="none"/>
                </w:rPr>
                <w:t>g</w:t>
              </w:r>
              <w:r w:rsidRPr="00790D03">
                <w:rPr>
                  <w:rStyle w:val="afb"/>
                  <w:rFonts w:asciiTheme="minorEastAsia" w:hAnsiTheme="minorEastAsia" w:cs="굴림"/>
                  <w:b/>
                  <w:bCs/>
                  <w:kern w:val="0"/>
                  <w:sz w:val="20"/>
                  <w:szCs w:val="20"/>
                  <w14:ligatures w14:val="none"/>
                </w:rPr>
                <w:t>oogle.com/dr</w:t>
              </w:r>
              <w:r w:rsidRPr="00790D03">
                <w:rPr>
                  <w:rStyle w:val="afb"/>
                  <w:rFonts w:asciiTheme="minorEastAsia" w:hAnsiTheme="minorEastAsia" w:cs="굴림"/>
                  <w:b/>
                  <w:bCs/>
                  <w:kern w:val="0"/>
                  <w:sz w:val="20"/>
                  <w:szCs w:val="20"/>
                  <w14:ligatures w14:val="none"/>
                </w:rPr>
                <w:t>i</w:t>
              </w:r>
              <w:r w:rsidRPr="00790D03">
                <w:rPr>
                  <w:rStyle w:val="afb"/>
                  <w:rFonts w:asciiTheme="minorEastAsia" w:hAnsiTheme="minorEastAsia" w:cs="굴림"/>
                  <w:b/>
                  <w:bCs/>
                  <w:kern w:val="0"/>
                  <w:sz w:val="20"/>
                  <w:szCs w:val="20"/>
                  <w14:ligatures w14:val="none"/>
                </w:rPr>
                <w:t>ve/19at7cFfvr-7J1P7M_-MYeTzl1rxfy2HU?usp=sharing</w:t>
              </w:r>
            </w:hyperlink>
          </w:p>
          <w:p w14:paraId="5D4C8E5B" w14:textId="678761AA" w:rsidR="00300555" w:rsidRPr="001410B7" w:rsidRDefault="001410B7" w:rsidP="001410B7">
            <w:pPr>
              <w:widowControl/>
              <w:wordWrap/>
              <w:autoSpaceDE/>
              <w:autoSpaceDN/>
              <w:spacing w:before="100" w:beforeAutospacing="1" w:after="100" w:afterAutospacing="1"/>
              <w:ind w:firstLineChars="100" w:firstLine="320"/>
              <w:outlineLvl w:val="3"/>
              <w:rPr>
                <w:rFonts w:asciiTheme="majorHAnsi" w:eastAsiaTheme="majorHAnsi" w:hAnsiTheme="majorHAnsi" w:cs="Times New Roman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</w:pPr>
            <w:r>
              <w:rPr>
                <w:rFonts w:asciiTheme="majorHAnsi" w:eastAsiaTheme="majorHAnsi" w:hAnsiTheme="majorHAnsi" w:cs="Times New Roman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10.</w:t>
            </w:r>
            <w:r w:rsidR="00300555" w:rsidRPr="001410B7">
              <w:rPr>
                <w:rFonts w:asciiTheme="majorHAnsi" w:eastAsiaTheme="majorHAnsi" w:hAnsiTheme="majorHAnsi" w:cs="Times New Roman" w:hint="eastAsia"/>
                <w:b/>
                <w:bCs/>
                <w:color w:val="4F81BD"/>
                <w:kern w:val="0"/>
                <w:sz w:val="32"/>
                <w:szCs w:val="32"/>
                <w14:ligatures w14:val="none"/>
              </w:rPr>
              <w:t>소스코드</w:t>
            </w:r>
          </w:p>
          <w:p w14:paraId="0A4C3C15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300555">
              <w:rPr>
                <w:rFonts w:ascii="Courier New" w:eastAsia="굴림" w:hAnsi="Courier New" w:cs="Courier New"/>
                <w:color w:val="AF00DB"/>
                <w:kern w:val="0"/>
                <w:sz w:val="21"/>
                <w:szCs w:val="21"/>
                <w14:ligatures w14:val="none"/>
              </w:rPr>
              <w:t>import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cv2</w:t>
            </w:r>
          </w:p>
          <w:p w14:paraId="29A9A4CE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gramStart"/>
            <w:r w:rsidRPr="00300555">
              <w:rPr>
                <w:rFonts w:ascii="Courier New" w:eastAsia="굴림" w:hAnsi="Courier New" w:cs="Courier New"/>
                <w:color w:val="AF00DB"/>
                <w:kern w:val="0"/>
                <w:sz w:val="21"/>
                <w:szCs w:val="21"/>
                <w14:ligatures w14:val="none"/>
              </w:rPr>
              <w:t>import</w:t>
            </w:r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numpy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AF00DB"/>
                <w:kern w:val="0"/>
                <w:sz w:val="21"/>
                <w:szCs w:val="21"/>
                <w14:ligatures w14:val="none"/>
              </w:rPr>
              <w:t>as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np</w:t>
            </w:r>
          </w:p>
          <w:p w14:paraId="6C244EFF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300555">
              <w:rPr>
                <w:rFonts w:ascii="Courier New" w:eastAsia="굴림" w:hAnsi="Courier New" w:cs="Courier New"/>
                <w:color w:val="AF00DB"/>
                <w:kern w:val="0"/>
                <w:sz w:val="21"/>
                <w:szCs w:val="21"/>
                <w14:ligatures w14:val="none"/>
              </w:rPr>
              <w:t>import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matplotlib.pyplot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AF00DB"/>
                <w:kern w:val="0"/>
                <w:sz w:val="21"/>
                <w:szCs w:val="21"/>
                <w14:ligatures w14:val="none"/>
              </w:rPr>
              <w:t>as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plt</w:t>
            </w:r>
            <w:proofErr w:type="spellEnd"/>
          </w:p>
          <w:p w14:paraId="47F77683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7B8A4C63" w14:textId="313F0082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image = cv2.imread(</w:t>
            </w:r>
            <w:r w:rsidRPr="00300555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'/content/drive/</w:t>
            </w:r>
            <w:proofErr w:type="spellStart"/>
            <w:r w:rsidRPr="00300555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MyDrive</w:t>
            </w:r>
            <w:proofErr w:type="spellEnd"/>
            <w:r w:rsidRPr="00300555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/task/</w:t>
            </w:r>
            <w:r>
              <w:rPr>
                <w:rFonts w:ascii="Courier New" w:eastAsia="굴림" w:hAnsi="Courier New" w:cs="Courier New" w:hint="eastAsia"/>
                <w:color w:val="A31515"/>
                <w:kern w:val="0"/>
                <w:sz w:val="21"/>
                <w:szCs w:val="21"/>
                <w14:ligatures w14:val="none"/>
              </w:rPr>
              <w:t>안동산불</w:t>
            </w:r>
            <w:r w:rsidRPr="00300555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.jpeg'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03A17924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image_rgb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cv2.cvtColor(image, cv2.COLOR_BGR2RGB)</w:t>
            </w:r>
          </w:p>
          <w:p w14:paraId="64B10144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hsv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cv2.cvtColor(image, cv2.COLOR_BGR2HSV)</w:t>
            </w:r>
          </w:p>
          <w:p w14:paraId="758A6777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59B0314C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#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불꽃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영역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감지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(HSV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기준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)</w:t>
            </w:r>
          </w:p>
          <w:p w14:paraId="57600E32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lower_red1 = </w:t>
            </w: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np.array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([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100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100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])</w:t>
            </w:r>
          </w:p>
          <w:p w14:paraId="1B0D68FC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upper_red1 = </w:t>
            </w: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np.array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([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255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255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])</w:t>
            </w:r>
          </w:p>
          <w:p w14:paraId="6C8156B3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lower_red2 = </w:t>
            </w: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np.array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([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160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100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100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])</w:t>
            </w:r>
          </w:p>
          <w:p w14:paraId="38E7F1FC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upper_red2 = </w:t>
            </w: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np.array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([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180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255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255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])</w:t>
            </w:r>
          </w:p>
          <w:p w14:paraId="353B2C2F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3A1AE689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mask1 = cv2.inRange(</w:t>
            </w: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hsv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, lower_red1, upper_red1)</w:t>
            </w:r>
          </w:p>
          <w:p w14:paraId="350AD8FB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mask2 = cv2.inRange(</w:t>
            </w: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hsv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, lower_red2, upper_red2)</w:t>
            </w:r>
          </w:p>
          <w:p w14:paraId="7C32EC66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red_mask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cv2.bitwise_</w:t>
            </w:r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or(</w:t>
            </w:r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mask1, mask2)</w:t>
            </w:r>
          </w:p>
          <w:p w14:paraId="48A3EF61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54232C7C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#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노이즈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제거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(morphology)</w:t>
            </w:r>
          </w:p>
          <w:p w14:paraId="646E7F7D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kernel = </w:t>
            </w: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np.ones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((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5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5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), </w:t>
            </w:r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np.uint</w:t>
            </w:r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8)</w:t>
            </w:r>
          </w:p>
          <w:p w14:paraId="7E1DD492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red_mask_clean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cv2.morphologyEx(</w:t>
            </w: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red_mask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, cv2.MORPH_OPEN, kernel)</w:t>
            </w:r>
          </w:p>
          <w:p w14:paraId="5970D009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57E9D1CB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#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타버린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지역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감지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불꽃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주변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+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어두운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영역</w:t>
            </w:r>
          </w:p>
          <w:p w14:paraId="4022417F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# 1.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불꽃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주변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dilate (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주변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영역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확장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)</w:t>
            </w:r>
          </w:p>
          <w:p w14:paraId="7D377C6D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kernel_dilate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np.ones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((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7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7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), </w:t>
            </w:r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np.uint</w:t>
            </w:r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8)</w:t>
            </w:r>
          </w:p>
          <w:p w14:paraId="54AD52E3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red_mask_dilated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cv2.dilate(</w:t>
            </w: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red_mask_clean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kernel_dilate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, iterations=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2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1851C0E2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13615F98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# 2.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어두운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영역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마스크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만들기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(</w:t>
            </w:r>
            <w:proofErr w:type="spellStart"/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저채도</w:t>
            </w:r>
            <w:proofErr w:type="spellEnd"/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+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저명도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)</w:t>
            </w:r>
          </w:p>
          <w:p w14:paraId="199CF442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lower_burnt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np.array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([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])</w:t>
            </w:r>
          </w:p>
          <w:p w14:paraId="355337A2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upper_burnt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np.array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([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180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100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120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])</w:t>
            </w:r>
          </w:p>
          <w:p w14:paraId="548A0968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burnt_candidate_mask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cv2.inRange(</w:t>
            </w: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hsv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lower_burnt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upper_burnt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4E97C687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FA80A87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# 3.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불꽃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주변에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있는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어두운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영역만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추출</w:t>
            </w:r>
          </w:p>
          <w:p w14:paraId="5CA89C95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burnt_mask_near_fire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cv2.bitwise_</w:t>
            </w:r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and(</w:t>
            </w:r>
            <w:proofErr w:type="spellStart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burnt_candidate_mask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red_mask_dilated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4B8BDB2B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4F63CEB2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#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빨간색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영역과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파란색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영역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시각화용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색상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입히기</w:t>
            </w:r>
          </w:p>
          <w:p w14:paraId="42FD66D8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overlay = </w:t>
            </w: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np.zeros</w:t>
            </w:r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_like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image_rgb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0E5F40B1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overlay[</w:t>
            </w: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red_mask_</w:t>
            </w:r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clean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&gt;</w:t>
            </w:r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 = [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255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]      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# Red: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불꽃</w:t>
            </w:r>
          </w:p>
          <w:p w14:paraId="77418011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overlay[</w:t>
            </w: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burnt_mask_near_</w:t>
            </w:r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fire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&gt;</w:t>
            </w:r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 = [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255</w:t>
            </w:r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  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#</w:t>
            </w:r>
            <w:proofErr w:type="gramEnd"/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Blue: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타버린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지역</w:t>
            </w:r>
          </w:p>
          <w:p w14:paraId="26DB0E1A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3CB8D416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#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이미지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00555">
              <w:rPr>
                <w:rFonts w:ascii="Courier New" w:eastAsia="굴림" w:hAnsi="Courier New" w:cs="Courier New"/>
                <w:color w:val="008000"/>
                <w:kern w:val="0"/>
                <w:sz w:val="21"/>
                <w:szCs w:val="21"/>
                <w14:ligatures w14:val="none"/>
              </w:rPr>
              <w:t>합성</w:t>
            </w:r>
          </w:p>
          <w:p w14:paraId="19AD2543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overlayed_image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cv2.addWeighted(</w:t>
            </w: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image_rgb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0.7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overlay,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0.3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227B49F1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6ED06AC7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plt.figure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figsize</w:t>
            </w:r>
            <w:proofErr w:type="spellEnd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=(</w:t>
            </w:r>
            <w:proofErr w:type="gramEnd"/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15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5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))</w:t>
            </w:r>
          </w:p>
          <w:p w14:paraId="4C9D5864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4B54D728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plt.subplot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3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10CF09C7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plt.imshow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image_rgb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71B6CE83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plt.title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300555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"Original Image"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0D1D72C6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plt.axis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300555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'off'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3DC8E115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5E6FC396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plt.subplot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3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2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00AF2CFC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plt.imshow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overlayed_image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5B5D6AB4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plt.title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300555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"Fire &amp; Burnt Overlay"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29D36D36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plt.axis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300555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'off'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2F116C30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4A70306C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plt.subplot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1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3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3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4CFE87E9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combined_mask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np.zeros</w:t>
            </w:r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_like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image_rgb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5BB0C5F7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combined_</w:t>
            </w:r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mask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spellStart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red_mask_clean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&gt;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 = [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255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  <w:p w14:paraId="27A78A25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combined_</w:t>
            </w:r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mask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[</w:t>
            </w:r>
            <w:proofErr w:type="spellStart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burnt_mask_near_fire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 &gt;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 = [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0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300555">
              <w:rPr>
                <w:rFonts w:ascii="Courier New" w:eastAsia="굴림" w:hAnsi="Courier New" w:cs="Courier New"/>
                <w:color w:val="116644"/>
                <w:kern w:val="0"/>
                <w:sz w:val="21"/>
                <w:szCs w:val="21"/>
                <w14:ligatures w14:val="none"/>
              </w:rPr>
              <w:t>255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  <w:p w14:paraId="616B791E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plt.imshow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combined_mask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73125F45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plt.title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300555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"Red: Fire, Blue: Burnt Area"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22DDBF12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plt.axis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300555">
              <w:rPr>
                <w:rFonts w:ascii="Courier New" w:eastAsia="굴림" w:hAnsi="Courier New" w:cs="Courier New"/>
                <w:color w:val="A31515"/>
                <w:kern w:val="0"/>
                <w:sz w:val="21"/>
                <w:szCs w:val="21"/>
                <w14:ligatures w14:val="none"/>
              </w:rPr>
              <w:t>'off'</w:t>
            </w:r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2FF7E9AF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54CCB7BD" w14:textId="77777777" w:rsidR="00300555" w:rsidRPr="00300555" w:rsidRDefault="00300555" w:rsidP="00300555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plt.tight</w:t>
            </w:r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_</w:t>
            </w:r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layout</w:t>
            </w:r>
            <w:proofErr w:type="spell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2D8AC397" w14:textId="34EA6625" w:rsidR="001410B7" w:rsidRPr="002F666E" w:rsidRDefault="00300555" w:rsidP="002F666E">
            <w:pPr>
              <w:widowControl/>
              <w:shd w:val="clear" w:color="auto" w:fill="F7F7F7"/>
              <w:wordWrap/>
              <w:autoSpaceDE/>
              <w:autoSpaceDN/>
              <w:spacing w:after="0" w:line="285" w:lineRule="atLeast"/>
              <w:rPr>
                <w:rFonts w:ascii="Courier New" w:eastAsia="굴림" w:hAnsi="Courier New" w:cs="Courier New" w:hint="eastAsia"/>
                <w:color w:val="000000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plt.show</w:t>
            </w:r>
            <w:proofErr w:type="spellEnd"/>
            <w:proofErr w:type="gramEnd"/>
            <w:r w:rsidRPr="00300555">
              <w:rPr>
                <w:rFonts w:ascii="Courier New" w:eastAsia="굴림" w:hAnsi="Courier New" w:cs="Courier New"/>
                <w:color w:val="000000"/>
                <w:kern w:val="0"/>
                <w:sz w:val="21"/>
                <w:szCs w:val="21"/>
                <w14:ligatures w14:val="none"/>
              </w:rPr>
              <w:t>()</w:t>
            </w:r>
          </w:p>
        </w:tc>
      </w:tr>
    </w:tbl>
    <w:p w14:paraId="51A05AAD" w14:textId="77777777" w:rsidR="00BC2238" w:rsidRPr="00BC2238" w:rsidRDefault="00BC2238" w:rsidP="00BA33A8">
      <w:pPr>
        <w:pStyle w:val="a3"/>
        <w:wordWrap/>
        <w:jc w:val="center"/>
        <w:rPr>
          <w:rFonts w:ascii="맑은 고딕" w:eastAsia="맑은 고딕" w:hint="eastAsia"/>
          <w:b/>
          <w:w w:val="105"/>
          <w:sz w:val="12"/>
          <w:szCs w:val="8"/>
        </w:rPr>
      </w:pPr>
    </w:p>
    <w:p w14:paraId="24B17B75" w14:textId="45E3DCF4" w:rsidR="006A15A6" w:rsidRDefault="00BA33A8" w:rsidP="00BA33A8">
      <w:pPr>
        <w:pStyle w:val="a3"/>
        <w:wordWrap/>
        <w:jc w:val="center"/>
      </w:pPr>
      <w:r>
        <w:rPr>
          <w:rFonts w:ascii="맑은 고딕" w:eastAsia="맑은 고딕" w:hint="eastAsia"/>
          <w:b/>
          <w:w w:val="105"/>
          <w:sz w:val="32"/>
        </w:rPr>
        <w:t>&lt;</w:t>
      </w:r>
      <w:r w:rsidR="00000000">
        <w:rPr>
          <w:rFonts w:ascii="맑은 고딕" w:eastAsia="맑은 고딕"/>
          <w:b/>
          <w:w w:val="105"/>
          <w:sz w:val="32"/>
        </w:rPr>
        <w:t>참고 문헌: URL, 도서 등</w:t>
      </w:r>
      <w:r w:rsidR="00000000">
        <w:rPr>
          <w:rFonts w:ascii="맑은 고딕"/>
          <w:b/>
          <w:w w:val="105"/>
          <w:sz w:val="32"/>
        </w:rPr>
        <w:t>〉</w:t>
      </w:r>
    </w:p>
    <w:p w14:paraId="5586B1D7" w14:textId="4D366153" w:rsidR="0074556A" w:rsidRPr="00BA33A8" w:rsidRDefault="00BA33A8" w:rsidP="00BA33A8">
      <w:pPr>
        <w:pStyle w:val="a3"/>
        <w:numPr>
          <w:ilvl w:val="0"/>
          <w:numId w:val="74"/>
        </w:numPr>
        <w:rPr>
          <w:rFonts w:asciiTheme="minorEastAsia" w:eastAsiaTheme="minorEastAsia" w:hAnsiTheme="minorEastAsia"/>
          <w:sz w:val="22"/>
          <w:szCs w:val="28"/>
        </w:rPr>
      </w:pPr>
      <w:r>
        <w:rPr>
          <w:rFonts w:asciiTheme="minorEastAsia" w:eastAsiaTheme="minorEastAsia" w:hAnsiTheme="minorEastAsia" w:hint="eastAsia"/>
          <w:b/>
          <w:bCs/>
          <w:sz w:val="22"/>
          <w:szCs w:val="28"/>
        </w:rPr>
        <w:t>대표</w:t>
      </w:r>
      <w:r w:rsidR="0074556A" w:rsidRPr="00BA33A8">
        <w:rPr>
          <w:rFonts w:asciiTheme="minorEastAsia" w:eastAsiaTheme="minorEastAsia" w:hAnsiTheme="minorEastAsia"/>
          <w:b/>
          <w:bCs/>
          <w:sz w:val="22"/>
          <w:szCs w:val="28"/>
        </w:rPr>
        <w:t xml:space="preserve"> 자료</w:t>
      </w:r>
    </w:p>
    <w:p w14:paraId="53CBC155" w14:textId="7D189A7E" w:rsidR="0074556A" w:rsidRPr="002F666E" w:rsidRDefault="0074556A" w:rsidP="0074556A">
      <w:pPr>
        <w:pStyle w:val="a3"/>
        <w:numPr>
          <w:ilvl w:val="0"/>
          <w:numId w:val="71"/>
        </w:numPr>
        <w:rPr>
          <w:rFonts w:asciiTheme="minorEastAsia" w:eastAsiaTheme="minorEastAsia" w:hAnsiTheme="minorEastAsia"/>
          <w:b/>
          <w:bCs/>
          <w:szCs w:val="20"/>
        </w:rPr>
      </w:pPr>
      <w:hyperlink r:id="rId13" w:history="1">
        <w:r w:rsidRPr="002F666E">
          <w:rPr>
            <w:rStyle w:val="afb"/>
            <w:rFonts w:asciiTheme="minorEastAsia" w:eastAsiaTheme="minorEastAsia" w:hAnsiTheme="minorEastAsia"/>
            <w:b/>
            <w:bCs/>
            <w:szCs w:val="20"/>
          </w:rPr>
          <w:t>https://opencv-python.readthedocs.io/en/latest/</w:t>
        </w:r>
      </w:hyperlink>
    </w:p>
    <w:p w14:paraId="6C1B4455" w14:textId="07F83BE1" w:rsidR="00753CD3" w:rsidRPr="00BA33A8" w:rsidRDefault="00753CD3" w:rsidP="00BA33A8">
      <w:pPr>
        <w:pStyle w:val="a3"/>
        <w:numPr>
          <w:ilvl w:val="0"/>
          <w:numId w:val="74"/>
        </w:numPr>
        <w:rPr>
          <w:rFonts w:asciiTheme="minorEastAsia" w:eastAsiaTheme="minorEastAsia" w:hAnsiTheme="minorEastAsia"/>
          <w:b/>
          <w:bCs/>
          <w:sz w:val="24"/>
          <w:szCs w:val="32"/>
        </w:rPr>
      </w:pPr>
      <w:r w:rsidRPr="00BA33A8">
        <w:rPr>
          <w:rFonts w:asciiTheme="minorEastAsia" w:eastAsiaTheme="minorEastAsia" w:hAnsiTheme="minorEastAsia" w:hint="eastAsia"/>
          <w:b/>
          <w:bCs/>
          <w:sz w:val="22"/>
          <w:szCs w:val="28"/>
        </w:rPr>
        <w:t>HSV 색공간에서 이미지의 특정 색 추출.</w:t>
      </w:r>
    </w:p>
    <w:p w14:paraId="2577FE47" w14:textId="6080836F" w:rsidR="00753CD3" w:rsidRPr="002F666E" w:rsidRDefault="00753CD3" w:rsidP="00753CD3">
      <w:pPr>
        <w:pStyle w:val="a3"/>
        <w:numPr>
          <w:ilvl w:val="0"/>
          <w:numId w:val="71"/>
        </w:numPr>
        <w:rPr>
          <w:rFonts w:asciiTheme="minorEastAsia" w:eastAsiaTheme="minorEastAsia" w:hAnsiTheme="minorEastAsia"/>
          <w:b/>
          <w:bCs/>
          <w:sz w:val="14"/>
          <w:szCs w:val="18"/>
        </w:rPr>
      </w:pPr>
      <w:hyperlink r:id="rId14" w:history="1">
        <w:r w:rsidRPr="002F666E">
          <w:rPr>
            <w:rStyle w:val="afb"/>
            <w:rFonts w:asciiTheme="minorEastAsia" w:eastAsiaTheme="minorEastAsia" w:hAnsiTheme="minorEastAsia"/>
            <w:b/>
            <w:bCs/>
            <w:sz w:val="14"/>
            <w:szCs w:val="18"/>
          </w:rPr>
          <w:t>https://velog.io/@nayeon_p00/OpenCV-Python-HSV-%EC%83%89%EA%B3%B5%EA%B0%84%EC%97%90%EC%84%9C-%EC%9D%B4%EB%AF%B8%EC%A7%80%EC%9D%98-%ED%8A%B9%EC%A0%95%EC%83%89-%EC%B6%94%EC%B6%9C%ED%95%98%EA%B8%B0</w:t>
        </w:r>
      </w:hyperlink>
    </w:p>
    <w:p w14:paraId="027EDCF8" w14:textId="2D81ADDC" w:rsidR="00753CD3" w:rsidRPr="00753CD3" w:rsidRDefault="00753CD3" w:rsidP="00BA33A8">
      <w:pPr>
        <w:pStyle w:val="a3"/>
        <w:numPr>
          <w:ilvl w:val="0"/>
          <w:numId w:val="74"/>
        </w:numPr>
        <w:rPr>
          <w:rFonts w:asciiTheme="minorEastAsia" w:eastAsiaTheme="minorEastAsia" w:hAnsiTheme="minorEastAsia"/>
          <w:b/>
          <w:bCs/>
          <w:sz w:val="22"/>
          <w:szCs w:val="28"/>
        </w:rPr>
      </w:pPr>
      <w:proofErr w:type="spellStart"/>
      <w:r w:rsidRPr="00753CD3">
        <w:rPr>
          <w:rFonts w:asciiTheme="minorEastAsia" w:eastAsiaTheme="minorEastAsia" w:hAnsiTheme="minorEastAsia"/>
          <w:b/>
          <w:bCs/>
          <w:sz w:val="22"/>
          <w:szCs w:val="28"/>
        </w:rPr>
        <w:t>opencv</w:t>
      </w:r>
      <w:proofErr w:type="spellEnd"/>
      <w:r w:rsidRPr="00753CD3">
        <w:rPr>
          <w:rFonts w:asciiTheme="minorEastAsia" w:eastAsiaTheme="minorEastAsia" w:hAnsiTheme="minorEastAsia"/>
          <w:b/>
          <w:bCs/>
          <w:sz w:val="22"/>
          <w:szCs w:val="28"/>
        </w:rPr>
        <w:t xml:space="preserve"> 입문하기 7-2편 HSV, 특정 색상 추출(</w:t>
      </w:r>
      <w:proofErr w:type="spellStart"/>
      <w:r w:rsidRPr="00753CD3">
        <w:rPr>
          <w:rFonts w:asciiTheme="minorEastAsia" w:eastAsiaTheme="minorEastAsia" w:hAnsiTheme="minorEastAsia"/>
          <w:b/>
          <w:bCs/>
          <w:sz w:val="22"/>
          <w:szCs w:val="28"/>
        </w:rPr>
        <w:t>inRange</w:t>
      </w:r>
      <w:proofErr w:type="spellEnd"/>
      <w:r w:rsidRPr="00753CD3">
        <w:rPr>
          <w:rFonts w:asciiTheme="minorEastAsia" w:eastAsiaTheme="minorEastAsia" w:hAnsiTheme="minorEastAsia"/>
          <w:b/>
          <w:bCs/>
          <w:sz w:val="22"/>
          <w:szCs w:val="28"/>
        </w:rPr>
        <w:t>)</w:t>
      </w:r>
    </w:p>
    <w:p w14:paraId="35BDC079" w14:textId="17CB34F1" w:rsidR="00753CD3" w:rsidRPr="002F666E" w:rsidRDefault="00753CD3" w:rsidP="00753CD3">
      <w:pPr>
        <w:pStyle w:val="a3"/>
        <w:numPr>
          <w:ilvl w:val="0"/>
          <w:numId w:val="71"/>
        </w:numPr>
        <w:rPr>
          <w:rFonts w:asciiTheme="minorEastAsia" w:eastAsiaTheme="minorEastAsia" w:hAnsiTheme="minorEastAsia" w:hint="eastAsia"/>
          <w:b/>
          <w:bCs/>
        </w:rPr>
      </w:pPr>
      <w:hyperlink r:id="rId15" w:history="1">
        <w:r w:rsidRPr="002F666E">
          <w:rPr>
            <w:rStyle w:val="afb"/>
            <w:rFonts w:asciiTheme="minorEastAsia" w:eastAsiaTheme="minorEastAsia" w:hAnsiTheme="minorEastAsia"/>
            <w:b/>
            <w:bCs/>
          </w:rPr>
          <w:t>https://sikaleo.tistory.com/84</w:t>
        </w:r>
      </w:hyperlink>
      <w:r w:rsidRPr="002F666E">
        <w:rPr>
          <w:rFonts w:asciiTheme="minorEastAsia" w:eastAsiaTheme="minorEastAsia" w:hAnsiTheme="minorEastAsia"/>
          <w:b/>
          <w:bCs/>
        </w:rPr>
        <w:t xml:space="preserve"> [</w:t>
      </w:r>
      <w:proofErr w:type="gramStart"/>
      <w:r w:rsidRPr="002F666E">
        <w:rPr>
          <w:rFonts w:asciiTheme="minorEastAsia" w:eastAsiaTheme="minorEastAsia" w:hAnsiTheme="minorEastAsia"/>
          <w:b/>
          <w:bCs/>
        </w:rPr>
        <w:t>SIKALEO:티스토리</w:t>
      </w:r>
      <w:proofErr w:type="gramEnd"/>
      <w:r w:rsidRPr="002F666E">
        <w:rPr>
          <w:rFonts w:asciiTheme="minorEastAsia" w:eastAsiaTheme="minorEastAsia" w:hAnsiTheme="minorEastAsia"/>
          <w:b/>
          <w:bCs/>
        </w:rPr>
        <w:t>]</w:t>
      </w:r>
    </w:p>
    <w:p w14:paraId="139F53EE" w14:textId="561A24AC" w:rsidR="00753CD3" w:rsidRDefault="00BA33A8" w:rsidP="00BA33A8">
      <w:pPr>
        <w:pStyle w:val="a3"/>
        <w:numPr>
          <w:ilvl w:val="0"/>
          <w:numId w:val="74"/>
        </w:numPr>
        <w:rPr>
          <w:rFonts w:asciiTheme="minorEastAsia" w:eastAsiaTheme="minorEastAsia" w:hAnsiTheme="minorEastAsia"/>
          <w:b/>
          <w:bCs/>
          <w:sz w:val="22"/>
          <w:szCs w:val="28"/>
        </w:rPr>
      </w:pPr>
      <w:r w:rsidRPr="00BA33A8">
        <w:rPr>
          <w:rFonts w:asciiTheme="minorEastAsia" w:eastAsiaTheme="minorEastAsia" w:hAnsiTheme="minorEastAsia"/>
          <w:b/>
          <w:bCs/>
          <w:sz w:val="22"/>
          <w:szCs w:val="28"/>
        </w:rPr>
        <w:t>[OpenCV] 2. Mask 이미지, 이미지 합성</w:t>
      </w:r>
    </w:p>
    <w:p w14:paraId="3F61C4CA" w14:textId="77777777" w:rsidR="00BA33A8" w:rsidRPr="002F666E" w:rsidRDefault="00BA33A8" w:rsidP="00BA33A8">
      <w:pPr>
        <w:pStyle w:val="a3"/>
        <w:numPr>
          <w:ilvl w:val="0"/>
          <w:numId w:val="71"/>
        </w:numPr>
        <w:rPr>
          <w:rFonts w:asciiTheme="minorEastAsia" w:eastAsiaTheme="minorEastAsia" w:hAnsiTheme="minorEastAsia"/>
          <w:b/>
          <w:bCs/>
        </w:rPr>
      </w:pPr>
      <w:hyperlink r:id="rId16" w:history="1">
        <w:r w:rsidRPr="002F666E">
          <w:rPr>
            <w:rStyle w:val="afb"/>
            <w:rFonts w:asciiTheme="minorEastAsia" w:eastAsiaTheme="minorEastAsia" w:hAnsiTheme="minorEastAsia"/>
            <w:b/>
            <w:bCs/>
          </w:rPr>
          <w:t>https://computistics.tistory.com/34</w:t>
        </w:r>
      </w:hyperlink>
    </w:p>
    <w:p w14:paraId="559D84DF" w14:textId="047DA632" w:rsidR="00BA33A8" w:rsidRPr="00BA33A8" w:rsidRDefault="00BA33A8" w:rsidP="00BA33A8">
      <w:pPr>
        <w:pStyle w:val="a3"/>
        <w:numPr>
          <w:ilvl w:val="0"/>
          <w:numId w:val="74"/>
        </w:numPr>
        <w:rPr>
          <w:rFonts w:asciiTheme="minorEastAsia" w:eastAsiaTheme="minorEastAsia" w:hAnsiTheme="minorEastAsia"/>
          <w:b/>
          <w:bCs/>
          <w:sz w:val="22"/>
          <w:szCs w:val="28"/>
        </w:rPr>
      </w:pPr>
      <w:r w:rsidRPr="00BA33A8">
        <w:rPr>
          <w:rFonts w:asciiTheme="minorEastAsia" w:eastAsiaTheme="minorEastAsia" w:hAnsiTheme="minorEastAsia" w:hint="eastAsia"/>
          <w:b/>
          <w:bCs/>
          <w:sz w:val="22"/>
          <w:szCs w:val="22"/>
        </w:rPr>
        <w:t xml:space="preserve"> </w:t>
      </w:r>
      <w:r w:rsidRPr="00BA33A8">
        <w:rPr>
          <w:rFonts w:asciiTheme="minorEastAsia" w:eastAsiaTheme="minorEastAsia" w:hAnsiTheme="minorEastAsia"/>
          <w:b/>
          <w:bCs/>
          <w:sz w:val="22"/>
          <w:szCs w:val="22"/>
        </w:rPr>
        <w:t>[OpenCV] 이미지 ROI 마스크 적용 방법들, 컬러 마스크 중복 적용하기</w:t>
      </w:r>
    </w:p>
    <w:p w14:paraId="66136D62" w14:textId="77777777" w:rsidR="001359F4" w:rsidRPr="002F666E" w:rsidRDefault="00BA33A8" w:rsidP="001359F4">
      <w:pPr>
        <w:pStyle w:val="a3"/>
        <w:numPr>
          <w:ilvl w:val="0"/>
          <w:numId w:val="71"/>
        </w:numPr>
        <w:rPr>
          <w:rFonts w:asciiTheme="minorEastAsia" w:eastAsiaTheme="minorEastAsia" w:hAnsiTheme="minorEastAsia"/>
          <w:b/>
          <w:bCs/>
          <w:sz w:val="18"/>
          <w:szCs w:val="18"/>
        </w:rPr>
      </w:pPr>
      <w:hyperlink r:id="rId17" w:history="1">
        <w:r w:rsidRPr="002F666E">
          <w:rPr>
            <w:rStyle w:val="afb"/>
            <w:rFonts w:asciiTheme="minorEastAsia" w:eastAsiaTheme="minorEastAsia" w:hAnsiTheme="minorEastAsia"/>
            <w:b/>
            <w:bCs/>
            <w:sz w:val="18"/>
            <w:szCs w:val="18"/>
          </w:rPr>
          <w:t>https://ai-crumble.tistory.com/entry/OpenCV-다양한-방법으로-이미지-마스크-적용-컬러-마스크-중복-적용-하기-bitwise-copyTo-addWeighted#05</w:t>
        </w:r>
      </w:hyperlink>
      <w:r w:rsidRPr="002F666E">
        <w:rPr>
          <w:rFonts w:asciiTheme="minorEastAsia" w:eastAsiaTheme="minorEastAsia" w:hAnsiTheme="minorEastAsia"/>
          <w:b/>
          <w:bCs/>
          <w:sz w:val="18"/>
          <w:szCs w:val="18"/>
        </w:rPr>
        <w:t xml:space="preserve"> [조각 지식 </w:t>
      </w:r>
      <w:proofErr w:type="gramStart"/>
      <w:r w:rsidRPr="002F666E">
        <w:rPr>
          <w:rFonts w:asciiTheme="minorEastAsia" w:eastAsiaTheme="minorEastAsia" w:hAnsiTheme="minorEastAsia"/>
          <w:b/>
          <w:bCs/>
          <w:sz w:val="18"/>
          <w:szCs w:val="18"/>
        </w:rPr>
        <w:t>모으기:티스토리</w:t>
      </w:r>
      <w:proofErr w:type="gramEnd"/>
      <w:r w:rsidRPr="002F666E">
        <w:rPr>
          <w:rFonts w:asciiTheme="minorEastAsia" w:eastAsiaTheme="minorEastAsia" w:hAnsiTheme="minorEastAsia"/>
          <w:b/>
          <w:bCs/>
          <w:sz w:val="18"/>
          <w:szCs w:val="18"/>
        </w:rPr>
        <w:t>]</w:t>
      </w:r>
    </w:p>
    <w:p w14:paraId="197FE9CB" w14:textId="5E09E1D1" w:rsidR="001359F4" w:rsidRDefault="001359F4" w:rsidP="001359F4">
      <w:pPr>
        <w:pStyle w:val="a3"/>
        <w:numPr>
          <w:ilvl w:val="0"/>
          <w:numId w:val="74"/>
        </w:numPr>
        <w:rPr>
          <w:rFonts w:asciiTheme="minorEastAsia" w:eastAsiaTheme="minorEastAsia" w:hAnsiTheme="minorEastAsia"/>
          <w:b/>
          <w:bCs/>
          <w:sz w:val="22"/>
          <w:szCs w:val="22"/>
        </w:rPr>
      </w:pPr>
      <w:r w:rsidRPr="001359F4">
        <w:rPr>
          <w:rFonts w:asciiTheme="minorEastAsia" w:eastAsiaTheme="minorEastAsia" w:hAnsiTheme="minorEastAsia"/>
          <w:b/>
          <w:bCs/>
          <w:szCs w:val="22"/>
        </w:rPr>
        <w:t xml:space="preserve">OpenCV - 9. 이미지 연산 (합성, 알파 </w:t>
      </w:r>
      <w:proofErr w:type="spellStart"/>
      <w:r w:rsidRPr="001359F4">
        <w:rPr>
          <w:rFonts w:asciiTheme="minorEastAsia" w:eastAsiaTheme="minorEastAsia" w:hAnsiTheme="minorEastAsia"/>
          <w:b/>
          <w:bCs/>
          <w:szCs w:val="22"/>
        </w:rPr>
        <w:t>블렌딩</w:t>
      </w:r>
      <w:proofErr w:type="spellEnd"/>
      <w:r w:rsidRPr="001359F4">
        <w:rPr>
          <w:rFonts w:asciiTheme="minorEastAsia" w:eastAsiaTheme="minorEastAsia" w:hAnsiTheme="minorEastAsia"/>
          <w:b/>
          <w:bCs/>
          <w:szCs w:val="22"/>
        </w:rPr>
        <w:t xml:space="preserve">, </w:t>
      </w:r>
      <w:proofErr w:type="spellStart"/>
      <w:r w:rsidRPr="001359F4">
        <w:rPr>
          <w:rFonts w:asciiTheme="minorEastAsia" w:eastAsiaTheme="minorEastAsia" w:hAnsiTheme="minorEastAsia"/>
          <w:b/>
          <w:bCs/>
          <w:szCs w:val="22"/>
        </w:rPr>
        <w:t>마스킹</w:t>
      </w:r>
      <w:proofErr w:type="spellEnd"/>
      <w:r w:rsidRPr="001359F4">
        <w:rPr>
          <w:rFonts w:asciiTheme="minorEastAsia" w:eastAsiaTheme="minorEastAsia" w:hAnsiTheme="minorEastAsia"/>
          <w:b/>
          <w:bCs/>
          <w:szCs w:val="22"/>
        </w:rPr>
        <w:t>)</w:t>
      </w:r>
    </w:p>
    <w:p w14:paraId="09DAE8D8" w14:textId="0F6674B3" w:rsidR="001359F4" w:rsidRPr="002F666E" w:rsidRDefault="001359F4" w:rsidP="001359F4">
      <w:pPr>
        <w:pStyle w:val="a3"/>
        <w:numPr>
          <w:ilvl w:val="0"/>
          <w:numId w:val="71"/>
        </w:numPr>
        <w:rPr>
          <w:rFonts w:asciiTheme="minorEastAsia" w:eastAsiaTheme="minorEastAsia" w:hAnsiTheme="minorEastAsia"/>
          <w:b/>
          <w:bCs/>
          <w:sz w:val="14"/>
          <w:szCs w:val="14"/>
        </w:rPr>
      </w:pPr>
      <w:hyperlink r:id="rId18" w:history="1">
        <w:r w:rsidRPr="002F666E">
          <w:rPr>
            <w:rStyle w:val="afb"/>
            <w:rFonts w:asciiTheme="minorEastAsia" w:eastAsiaTheme="minorEastAsia" w:hAnsiTheme="minorEastAsia"/>
            <w:b/>
            <w:bCs/>
            <w:sz w:val="14"/>
            <w:szCs w:val="14"/>
          </w:rPr>
          <w:t>https://bkshin.tistory.com/entry/OpenCV-9-%EC%9D%B4%EB%AF%B8%EC%A7%80-%EC%97%B0%EC%82%B0</w:t>
        </w:r>
      </w:hyperlink>
    </w:p>
    <w:p w14:paraId="5E244649" w14:textId="71D06AA1" w:rsidR="002F666E" w:rsidRDefault="002F666E" w:rsidP="002F666E">
      <w:pPr>
        <w:pStyle w:val="a3"/>
        <w:numPr>
          <w:ilvl w:val="0"/>
          <w:numId w:val="74"/>
        </w:numPr>
        <w:rPr>
          <w:rFonts w:asciiTheme="minorEastAsia" w:hAnsiTheme="minorEastAsia"/>
          <w:b/>
          <w:bCs/>
          <w:szCs w:val="22"/>
        </w:rPr>
      </w:pPr>
      <w:r w:rsidRPr="002F666E">
        <w:rPr>
          <w:rFonts w:asciiTheme="minorEastAsia" w:hAnsiTheme="minorEastAsia"/>
          <w:b/>
          <w:bCs/>
          <w:szCs w:val="22"/>
        </w:rPr>
        <w:t xml:space="preserve">6. OpenCV C++ </w:t>
      </w:r>
      <w:r w:rsidRPr="002F666E">
        <w:rPr>
          <w:rFonts w:asciiTheme="minorEastAsia" w:hAnsiTheme="minorEastAsia"/>
          <w:b/>
          <w:bCs/>
          <w:szCs w:val="22"/>
        </w:rPr>
        <w:t>이미지</w:t>
      </w:r>
      <w:r w:rsidRPr="002F666E">
        <w:rPr>
          <w:rFonts w:asciiTheme="minorEastAsia" w:hAnsiTheme="minorEastAsia"/>
          <w:b/>
          <w:bCs/>
          <w:szCs w:val="22"/>
        </w:rPr>
        <w:t xml:space="preserve"> </w:t>
      </w:r>
      <w:r w:rsidRPr="002F666E">
        <w:rPr>
          <w:rFonts w:asciiTheme="minorEastAsia" w:hAnsiTheme="minorEastAsia"/>
          <w:b/>
          <w:bCs/>
          <w:szCs w:val="22"/>
        </w:rPr>
        <w:t>침식</w:t>
      </w:r>
      <w:r w:rsidRPr="002F666E">
        <w:rPr>
          <w:rFonts w:asciiTheme="minorEastAsia" w:hAnsiTheme="minorEastAsia"/>
          <w:b/>
          <w:bCs/>
          <w:szCs w:val="22"/>
        </w:rPr>
        <w:t>,</w:t>
      </w:r>
      <w:r>
        <w:rPr>
          <w:rFonts w:asciiTheme="minorEastAsia" w:hAnsiTheme="minorEastAsia" w:hint="eastAsia"/>
          <w:b/>
          <w:bCs/>
          <w:szCs w:val="22"/>
        </w:rPr>
        <w:t xml:space="preserve"> </w:t>
      </w:r>
      <w:r w:rsidRPr="002F666E">
        <w:rPr>
          <w:rFonts w:asciiTheme="minorEastAsia" w:hAnsiTheme="minorEastAsia"/>
          <w:b/>
          <w:bCs/>
          <w:szCs w:val="22"/>
        </w:rPr>
        <w:t>팽창</w:t>
      </w:r>
      <w:r w:rsidRPr="002F666E">
        <w:rPr>
          <w:rFonts w:asciiTheme="minorEastAsia" w:hAnsiTheme="minorEastAsia"/>
          <w:b/>
          <w:bCs/>
          <w:szCs w:val="22"/>
        </w:rPr>
        <w:t xml:space="preserve"> (erode, dilate</w:t>
      </w:r>
      <w:proofErr w:type="gramStart"/>
      <w:r w:rsidRPr="002F666E">
        <w:rPr>
          <w:rFonts w:asciiTheme="minorEastAsia" w:hAnsiTheme="minorEastAsia"/>
          <w:b/>
          <w:bCs/>
          <w:szCs w:val="22"/>
        </w:rPr>
        <w:t xml:space="preserve">) </w:t>
      </w:r>
      <w:r w:rsidRPr="002F666E">
        <w:rPr>
          <w:rFonts w:asciiTheme="minorEastAsia" w:hAnsiTheme="minorEastAsia"/>
          <w:b/>
          <w:bCs/>
          <w:szCs w:val="22"/>
        </w:rPr>
        <w:t>를</w:t>
      </w:r>
      <w:proofErr w:type="gramEnd"/>
      <w:r w:rsidRPr="002F666E">
        <w:rPr>
          <w:rFonts w:asciiTheme="minorEastAsia" w:hAnsiTheme="minorEastAsia"/>
          <w:b/>
          <w:bCs/>
          <w:szCs w:val="22"/>
        </w:rPr>
        <w:t xml:space="preserve"> </w:t>
      </w:r>
      <w:r w:rsidRPr="002F666E">
        <w:rPr>
          <w:rFonts w:asciiTheme="minorEastAsia" w:hAnsiTheme="minorEastAsia"/>
          <w:b/>
          <w:bCs/>
          <w:szCs w:val="22"/>
        </w:rPr>
        <w:t>통해</w:t>
      </w:r>
      <w:r w:rsidRPr="002F666E">
        <w:rPr>
          <w:rFonts w:asciiTheme="minorEastAsia" w:hAnsiTheme="minorEastAsia"/>
          <w:b/>
          <w:bCs/>
          <w:szCs w:val="22"/>
        </w:rPr>
        <w:t xml:space="preserve"> </w:t>
      </w:r>
      <w:r w:rsidRPr="002F666E">
        <w:rPr>
          <w:rFonts w:asciiTheme="minorEastAsia" w:hAnsiTheme="minorEastAsia"/>
          <w:b/>
          <w:bCs/>
          <w:szCs w:val="22"/>
        </w:rPr>
        <w:t>노이즈</w:t>
      </w:r>
      <w:r w:rsidRPr="002F666E">
        <w:rPr>
          <w:rFonts w:asciiTheme="minorEastAsia" w:hAnsiTheme="minorEastAsia"/>
          <w:b/>
          <w:bCs/>
          <w:szCs w:val="22"/>
        </w:rPr>
        <w:t xml:space="preserve"> </w:t>
      </w:r>
      <w:r w:rsidRPr="002F666E">
        <w:rPr>
          <w:rFonts w:asciiTheme="minorEastAsia" w:hAnsiTheme="minorEastAsia"/>
          <w:b/>
          <w:bCs/>
          <w:szCs w:val="22"/>
        </w:rPr>
        <w:t>제거</w:t>
      </w:r>
      <w:r w:rsidRPr="002F666E">
        <w:rPr>
          <w:rFonts w:asciiTheme="minorEastAsia" w:hAnsiTheme="minorEastAsia"/>
          <w:b/>
          <w:bCs/>
          <w:szCs w:val="22"/>
        </w:rPr>
        <w:t xml:space="preserve">, </w:t>
      </w:r>
      <w:r w:rsidRPr="002F666E">
        <w:rPr>
          <w:rFonts w:asciiTheme="minorEastAsia" w:hAnsiTheme="minorEastAsia"/>
          <w:b/>
          <w:bCs/>
          <w:szCs w:val="22"/>
        </w:rPr>
        <w:t>없는</w:t>
      </w:r>
      <w:r w:rsidRPr="002F666E">
        <w:rPr>
          <w:rFonts w:asciiTheme="minorEastAsia" w:hAnsiTheme="minorEastAsia"/>
          <w:b/>
          <w:bCs/>
          <w:szCs w:val="22"/>
        </w:rPr>
        <w:t xml:space="preserve"> </w:t>
      </w:r>
      <w:r w:rsidRPr="002F666E">
        <w:rPr>
          <w:rFonts w:asciiTheme="minorEastAsia" w:hAnsiTheme="minorEastAsia"/>
          <w:b/>
          <w:bCs/>
          <w:szCs w:val="22"/>
        </w:rPr>
        <w:t>부분</w:t>
      </w:r>
      <w:r w:rsidRPr="002F666E">
        <w:rPr>
          <w:rFonts w:asciiTheme="minorEastAsia" w:hAnsiTheme="minorEastAsia"/>
          <w:b/>
          <w:bCs/>
          <w:szCs w:val="22"/>
        </w:rPr>
        <w:t xml:space="preserve"> </w:t>
      </w:r>
      <w:r w:rsidRPr="002F666E">
        <w:rPr>
          <w:rFonts w:asciiTheme="minorEastAsia" w:hAnsiTheme="minorEastAsia"/>
          <w:b/>
          <w:bCs/>
          <w:szCs w:val="22"/>
        </w:rPr>
        <w:t>채우기</w:t>
      </w:r>
    </w:p>
    <w:p w14:paraId="0B0C13C2" w14:textId="6AFB4DC8" w:rsidR="002F666E" w:rsidRPr="00BC2238" w:rsidRDefault="002F666E" w:rsidP="002F666E">
      <w:pPr>
        <w:pStyle w:val="a3"/>
        <w:numPr>
          <w:ilvl w:val="0"/>
          <w:numId w:val="71"/>
        </w:numPr>
        <w:rPr>
          <w:rFonts w:asciiTheme="minorEastAsia" w:eastAsiaTheme="minorEastAsia" w:hAnsiTheme="minorEastAsia" w:hint="eastAsia"/>
          <w:b/>
          <w:bCs/>
          <w:szCs w:val="22"/>
        </w:rPr>
      </w:pPr>
      <w:r w:rsidRPr="002F666E">
        <w:rPr>
          <w:rFonts w:asciiTheme="minorEastAsia" w:hAnsiTheme="minorEastAsia" w:hint="eastAsia"/>
          <w:b/>
          <w:bCs/>
          <w:szCs w:val="22"/>
        </w:rPr>
        <w:t xml:space="preserve"> </w:t>
      </w:r>
      <w:hyperlink r:id="rId19" w:tgtFrame="_blank" w:history="1">
        <w:r w:rsidRPr="002F666E">
          <w:rPr>
            <w:rStyle w:val="afb"/>
            <w:rFonts w:asciiTheme="minorEastAsia" w:eastAsiaTheme="minorEastAsia" w:hAnsiTheme="minorEastAsia" w:hint="eastAsia"/>
            <w:b/>
            <w:bCs/>
            <w:sz w:val="16"/>
            <w:szCs w:val="18"/>
          </w:rPr>
          <w:t xml:space="preserve">6. OpenCV C++ 이미지 </w:t>
        </w:r>
        <w:r w:rsidR="00BC2238" w:rsidRPr="002F666E">
          <w:rPr>
            <w:rStyle w:val="afb"/>
            <w:rFonts w:asciiTheme="minorEastAsia" w:eastAsiaTheme="minorEastAsia" w:hAnsiTheme="minorEastAsia" w:hint="eastAsia"/>
            <w:b/>
            <w:bCs/>
            <w:sz w:val="16"/>
            <w:szCs w:val="18"/>
          </w:rPr>
          <w:t>침식</w:t>
        </w:r>
        <w:r w:rsidR="00BC2238" w:rsidRPr="002F666E">
          <w:rPr>
            <w:rStyle w:val="afb"/>
            <w:rFonts w:asciiTheme="minorEastAsia" w:eastAsiaTheme="minorEastAsia" w:hAnsiTheme="minorEastAsia"/>
            <w:b/>
            <w:bCs/>
            <w:sz w:val="16"/>
            <w:szCs w:val="18"/>
          </w:rPr>
          <w:t>,</w:t>
        </w:r>
        <w:r w:rsidR="00BC2238" w:rsidRPr="002F666E">
          <w:rPr>
            <w:rStyle w:val="afb"/>
            <w:rFonts w:asciiTheme="minorEastAsia" w:eastAsiaTheme="minorEastAsia" w:hAnsiTheme="minorEastAsia" w:hint="eastAsia"/>
            <w:b/>
            <w:bCs/>
            <w:sz w:val="16"/>
            <w:szCs w:val="18"/>
          </w:rPr>
          <w:t xml:space="preserve"> 팽창</w:t>
        </w:r>
        <w:r w:rsidRPr="002F666E">
          <w:rPr>
            <w:rStyle w:val="afb"/>
            <w:rFonts w:asciiTheme="minorEastAsia" w:eastAsiaTheme="minorEastAsia" w:hAnsiTheme="minorEastAsia" w:hint="eastAsia"/>
            <w:b/>
            <w:bCs/>
            <w:sz w:val="16"/>
            <w:szCs w:val="18"/>
          </w:rPr>
          <w:t xml:space="preserve"> (erode, d</w:t>
        </w:r>
        <w:r w:rsidRPr="002F666E">
          <w:rPr>
            <w:rStyle w:val="afb"/>
            <w:rFonts w:asciiTheme="minorEastAsia" w:eastAsiaTheme="minorEastAsia" w:hAnsiTheme="minorEastAsia" w:hint="eastAsia"/>
            <w:b/>
            <w:bCs/>
            <w:sz w:val="16"/>
            <w:szCs w:val="18"/>
          </w:rPr>
          <w:t>i</w:t>
        </w:r>
        <w:r w:rsidRPr="002F666E">
          <w:rPr>
            <w:rStyle w:val="afb"/>
            <w:rFonts w:asciiTheme="minorEastAsia" w:eastAsiaTheme="minorEastAsia" w:hAnsiTheme="minorEastAsia" w:hint="eastAsia"/>
            <w:b/>
            <w:bCs/>
            <w:sz w:val="16"/>
            <w:szCs w:val="18"/>
          </w:rPr>
          <w:t>late</w:t>
        </w:r>
        <w:proofErr w:type="gramStart"/>
        <w:r w:rsidRPr="002F666E">
          <w:rPr>
            <w:rStyle w:val="afb"/>
            <w:rFonts w:asciiTheme="minorEastAsia" w:eastAsiaTheme="minorEastAsia" w:hAnsiTheme="minorEastAsia" w:hint="eastAsia"/>
            <w:b/>
            <w:bCs/>
            <w:sz w:val="16"/>
            <w:szCs w:val="18"/>
          </w:rPr>
          <w:t>) 를</w:t>
        </w:r>
        <w:proofErr w:type="gramEnd"/>
        <w:r w:rsidRPr="002F666E">
          <w:rPr>
            <w:rStyle w:val="afb"/>
            <w:rFonts w:asciiTheme="minorEastAsia" w:eastAsiaTheme="minorEastAsia" w:hAnsiTheme="minorEastAsia" w:hint="eastAsia"/>
            <w:b/>
            <w:bCs/>
            <w:sz w:val="16"/>
            <w:szCs w:val="18"/>
          </w:rPr>
          <w:t xml:space="preserve"> 통해 노이즈 제거, 없는 부분 채우기</w:t>
        </w:r>
      </w:hyperlink>
      <w:r w:rsidRPr="002F666E">
        <w:rPr>
          <w:rFonts w:asciiTheme="minorEastAsia" w:eastAsiaTheme="minorEastAsia" w:hAnsiTheme="minorEastAsia" w:hint="eastAsia"/>
          <w:b/>
          <w:bCs/>
          <w:sz w:val="16"/>
          <w:szCs w:val="18"/>
        </w:rPr>
        <w:t xml:space="preserve">|작성자 </w:t>
      </w:r>
      <w:hyperlink r:id="rId20" w:tgtFrame="_blank" w:history="1">
        <w:r w:rsidRPr="002F666E">
          <w:rPr>
            <w:rStyle w:val="afb"/>
            <w:rFonts w:asciiTheme="minorEastAsia" w:eastAsiaTheme="minorEastAsia" w:hAnsiTheme="minorEastAsia" w:hint="eastAsia"/>
            <w:b/>
            <w:bCs/>
            <w:sz w:val="16"/>
            <w:szCs w:val="18"/>
          </w:rPr>
          <w:t>김진혁</w:t>
        </w:r>
      </w:hyperlink>
    </w:p>
    <w:sectPr w:rsidR="002F666E" w:rsidRPr="00BC2238">
      <w:endnotePr>
        <w:numFmt w:val="decimal"/>
      </w:endnotePr>
      <w:pgSz w:w="11906" w:h="16838"/>
      <w:pgMar w:top="1134" w:right="1134" w:bottom="1134" w:left="1134" w:header="567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F96E4" w14:textId="77777777" w:rsidR="00396968" w:rsidRDefault="00396968" w:rsidP="009A0E0E">
      <w:pPr>
        <w:spacing w:after="0"/>
      </w:pPr>
      <w:r>
        <w:separator/>
      </w:r>
    </w:p>
  </w:endnote>
  <w:endnote w:type="continuationSeparator" w:id="0">
    <w:p w14:paraId="5D285E07" w14:textId="77777777" w:rsidR="00396968" w:rsidRDefault="00396968" w:rsidP="009A0E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panose1 w:val="00000000000000000000"/>
    <w:charset w:val="81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  <w:font w:name="신명 신문명조">
    <w:panose1 w:val="00000000000000000000"/>
    <w:charset w:val="81"/>
    <w:family w:val="roman"/>
    <w:notTrueType/>
    <w:pitch w:val="default"/>
  </w:font>
  <w:font w:name="한컴바탕">
    <w:panose1 w:val="00000000000000000000"/>
    <w:charset w:val="81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99B5C" w14:textId="77777777" w:rsidR="00396968" w:rsidRDefault="00396968" w:rsidP="009A0E0E">
      <w:pPr>
        <w:spacing w:after="0"/>
      </w:pPr>
      <w:r>
        <w:separator/>
      </w:r>
    </w:p>
  </w:footnote>
  <w:footnote w:type="continuationSeparator" w:id="0">
    <w:p w14:paraId="66ED285B" w14:textId="77777777" w:rsidR="00396968" w:rsidRDefault="00396968" w:rsidP="009A0E0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252"/>
    <w:multiLevelType w:val="multilevel"/>
    <w:tmpl w:val="F4E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D59CC"/>
    <w:multiLevelType w:val="hybridMultilevel"/>
    <w:tmpl w:val="9A2C111E"/>
    <w:lvl w:ilvl="0" w:tplc="04090003">
      <w:start w:val="1"/>
      <w:numFmt w:val="bullet"/>
      <w:lvlText w:val=""/>
      <w:lvlJc w:val="left"/>
      <w:pPr>
        <w:ind w:left="16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2" w15:restartNumberingAfterBreak="0">
    <w:nsid w:val="05CF759B"/>
    <w:multiLevelType w:val="hybridMultilevel"/>
    <w:tmpl w:val="0DB08E12"/>
    <w:lvl w:ilvl="0" w:tplc="2A2E919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72956ED"/>
    <w:multiLevelType w:val="hybridMultilevel"/>
    <w:tmpl w:val="09041C0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8304300"/>
    <w:multiLevelType w:val="hybridMultilevel"/>
    <w:tmpl w:val="7BCCDA7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AF57E43"/>
    <w:multiLevelType w:val="hybridMultilevel"/>
    <w:tmpl w:val="64E875E2"/>
    <w:lvl w:ilvl="0" w:tplc="2A2E919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6" w15:restartNumberingAfterBreak="0">
    <w:nsid w:val="0CE67E6D"/>
    <w:multiLevelType w:val="multilevel"/>
    <w:tmpl w:val="F92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131E3"/>
    <w:multiLevelType w:val="hybridMultilevel"/>
    <w:tmpl w:val="09041C0C"/>
    <w:lvl w:ilvl="0" w:tplc="7152CC8E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2E87E2B"/>
    <w:multiLevelType w:val="multilevel"/>
    <w:tmpl w:val="F36C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32112"/>
    <w:multiLevelType w:val="hybridMultilevel"/>
    <w:tmpl w:val="CA98B10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39E58AC"/>
    <w:multiLevelType w:val="hybridMultilevel"/>
    <w:tmpl w:val="5DCA6952"/>
    <w:lvl w:ilvl="0" w:tplc="C5A4A9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45B096B"/>
    <w:multiLevelType w:val="hybridMultilevel"/>
    <w:tmpl w:val="6D3289AA"/>
    <w:lvl w:ilvl="0" w:tplc="B89482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6A44656"/>
    <w:multiLevelType w:val="multilevel"/>
    <w:tmpl w:val="0322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4217B"/>
    <w:multiLevelType w:val="hybridMultilevel"/>
    <w:tmpl w:val="483212B8"/>
    <w:lvl w:ilvl="0" w:tplc="2A2E919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4" w15:restartNumberingAfterBreak="0">
    <w:nsid w:val="17442E0E"/>
    <w:multiLevelType w:val="hybridMultilevel"/>
    <w:tmpl w:val="31F8831A"/>
    <w:lvl w:ilvl="0" w:tplc="2A2E919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5" w15:restartNumberingAfterBreak="0">
    <w:nsid w:val="180F320A"/>
    <w:multiLevelType w:val="hybridMultilevel"/>
    <w:tmpl w:val="C14AA6DE"/>
    <w:lvl w:ilvl="0" w:tplc="ADC634E2">
      <w:start w:val="1"/>
      <w:numFmt w:val="bullet"/>
      <w:lvlText w:val=""/>
      <w:lvlJc w:val="left"/>
      <w:pPr>
        <w:ind w:left="1600" w:hanging="360"/>
      </w:pPr>
      <w:rPr>
        <w:rFonts w:ascii="Symbol" w:eastAsia="굴림" w:hAnsi="Symbol" w:cs="굴림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16" w15:restartNumberingAfterBreak="0">
    <w:nsid w:val="193C5A4F"/>
    <w:multiLevelType w:val="hybridMultilevel"/>
    <w:tmpl w:val="8D98706A"/>
    <w:lvl w:ilvl="0" w:tplc="2A2E9194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7" w15:restartNumberingAfterBreak="0">
    <w:nsid w:val="194A5B6F"/>
    <w:multiLevelType w:val="hybridMultilevel"/>
    <w:tmpl w:val="F2368A54"/>
    <w:lvl w:ilvl="0" w:tplc="2A2E919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18" w15:restartNumberingAfterBreak="0">
    <w:nsid w:val="19685267"/>
    <w:multiLevelType w:val="hybridMultilevel"/>
    <w:tmpl w:val="09ECE680"/>
    <w:lvl w:ilvl="0" w:tplc="5FE2EE8C">
      <w:start w:val="1"/>
      <w:numFmt w:val="bullet"/>
      <w:suff w:val="space"/>
      <w:lvlText w:val="n"/>
      <w:lvlJc w:val="left"/>
    </w:lvl>
    <w:lvl w:ilvl="1" w:tplc="31166C18">
      <w:numFmt w:val="decimal"/>
      <w:lvlText w:val=""/>
      <w:lvlJc w:val="left"/>
    </w:lvl>
    <w:lvl w:ilvl="2" w:tplc="305232FC">
      <w:numFmt w:val="decimal"/>
      <w:lvlText w:val=""/>
      <w:lvlJc w:val="left"/>
    </w:lvl>
    <w:lvl w:ilvl="3" w:tplc="6C9AC916">
      <w:numFmt w:val="decimal"/>
      <w:lvlText w:val=""/>
      <w:lvlJc w:val="left"/>
    </w:lvl>
    <w:lvl w:ilvl="4" w:tplc="DE32C4B6">
      <w:numFmt w:val="decimal"/>
      <w:lvlText w:val=""/>
      <w:lvlJc w:val="left"/>
    </w:lvl>
    <w:lvl w:ilvl="5" w:tplc="0DEE9ED8">
      <w:numFmt w:val="decimal"/>
      <w:lvlText w:val=""/>
      <w:lvlJc w:val="left"/>
    </w:lvl>
    <w:lvl w:ilvl="6" w:tplc="41EEAC56">
      <w:numFmt w:val="decimal"/>
      <w:lvlText w:val=""/>
      <w:lvlJc w:val="left"/>
    </w:lvl>
    <w:lvl w:ilvl="7" w:tplc="D4324194">
      <w:numFmt w:val="decimal"/>
      <w:lvlText w:val=""/>
      <w:lvlJc w:val="left"/>
    </w:lvl>
    <w:lvl w:ilvl="8" w:tplc="5872640C">
      <w:numFmt w:val="decimal"/>
      <w:lvlText w:val=""/>
      <w:lvlJc w:val="left"/>
    </w:lvl>
  </w:abstractNum>
  <w:abstractNum w:abstractNumId="19" w15:restartNumberingAfterBreak="0">
    <w:nsid w:val="1A211A7A"/>
    <w:multiLevelType w:val="hybridMultilevel"/>
    <w:tmpl w:val="7BCCDA7A"/>
    <w:lvl w:ilvl="0" w:tplc="ECFE70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1CE538F3"/>
    <w:multiLevelType w:val="hybridMultilevel"/>
    <w:tmpl w:val="E97830E8"/>
    <w:lvl w:ilvl="0" w:tplc="2A2E919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21" w15:restartNumberingAfterBreak="0">
    <w:nsid w:val="1D6F56D3"/>
    <w:multiLevelType w:val="hybridMultilevel"/>
    <w:tmpl w:val="6140318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1E7100F3"/>
    <w:multiLevelType w:val="hybridMultilevel"/>
    <w:tmpl w:val="721294FE"/>
    <w:lvl w:ilvl="0" w:tplc="7C86A8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20A46BCC"/>
    <w:multiLevelType w:val="hybridMultilevel"/>
    <w:tmpl w:val="CCD252E4"/>
    <w:lvl w:ilvl="0" w:tplc="ECFE70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215B4BB8"/>
    <w:multiLevelType w:val="hybridMultilevel"/>
    <w:tmpl w:val="500A1408"/>
    <w:lvl w:ilvl="0" w:tplc="2A2E919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25" w15:restartNumberingAfterBreak="0">
    <w:nsid w:val="22EF648B"/>
    <w:multiLevelType w:val="hybridMultilevel"/>
    <w:tmpl w:val="CCF455F8"/>
    <w:lvl w:ilvl="0" w:tplc="4816CAB0">
      <w:start w:val="1"/>
      <w:numFmt w:val="decimal"/>
      <w:lvlText w:val="%1."/>
      <w:lvlJc w:val="left"/>
      <w:pPr>
        <w:ind w:left="1680" w:hanging="440"/>
      </w:pPr>
      <w:rPr>
        <w:rFonts w:ascii="굴림" w:eastAsia="굴림" w:hAnsi="굴림" w:cs="굴림" w:hint="default"/>
        <w:color w:val="auto"/>
        <w:sz w:val="24"/>
      </w:r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26" w15:restartNumberingAfterBreak="0">
    <w:nsid w:val="258D50A9"/>
    <w:multiLevelType w:val="hybridMultilevel"/>
    <w:tmpl w:val="8634EE5A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2A5F4C58"/>
    <w:multiLevelType w:val="hybridMultilevel"/>
    <w:tmpl w:val="0D724B0A"/>
    <w:lvl w:ilvl="0" w:tplc="04090003">
      <w:start w:val="1"/>
      <w:numFmt w:val="bullet"/>
      <w:lvlText w:val="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2C4A4369"/>
    <w:multiLevelType w:val="multilevel"/>
    <w:tmpl w:val="A0D47E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휴먼명조" w:eastAsia="휴먼명조" w:hAnsi="휴먼명조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휴먼명조" w:eastAsia="휴먼명조" w:hAnsi="휴먼명조"/>
        <w:color w:val="000000"/>
        <w:sz w:val="20"/>
        <w:shd w:val="clear" w:color="000000" w:fill="auto"/>
      </w:rPr>
    </w:lvl>
  </w:abstractNum>
  <w:abstractNum w:abstractNumId="29" w15:restartNumberingAfterBreak="0">
    <w:nsid w:val="2DB93E55"/>
    <w:multiLevelType w:val="multilevel"/>
    <w:tmpl w:val="E64EDAA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휴먼명조" w:eastAsia="휴먼명조" w:hAnsi="휴먼명조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휴먼명조" w:eastAsia="휴먼명조" w:hAnsi="휴먼명조"/>
        <w:color w:val="000000"/>
        <w:sz w:val="20"/>
        <w:shd w:val="clear" w:color="000000" w:fill="auto"/>
      </w:rPr>
    </w:lvl>
  </w:abstractNum>
  <w:abstractNum w:abstractNumId="30" w15:restartNumberingAfterBreak="0">
    <w:nsid w:val="2F4F34D8"/>
    <w:multiLevelType w:val="hybridMultilevel"/>
    <w:tmpl w:val="6E60B740"/>
    <w:lvl w:ilvl="0" w:tplc="2A2E919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31B955BA"/>
    <w:multiLevelType w:val="hybridMultilevel"/>
    <w:tmpl w:val="0088D294"/>
    <w:lvl w:ilvl="0" w:tplc="2A2E919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328E3CF2"/>
    <w:multiLevelType w:val="hybridMultilevel"/>
    <w:tmpl w:val="8BEA00C0"/>
    <w:lvl w:ilvl="0" w:tplc="2A2E9194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3" w15:restartNumberingAfterBreak="0">
    <w:nsid w:val="335910ED"/>
    <w:multiLevelType w:val="multilevel"/>
    <w:tmpl w:val="FB4055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휴먼명조" w:eastAsia="휴먼명조" w:hAnsi="휴먼명조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휴먼명조" w:eastAsia="휴먼명조" w:hAnsi="휴먼명조"/>
        <w:color w:val="000000"/>
        <w:sz w:val="20"/>
        <w:shd w:val="clear" w:color="000000" w:fill="auto"/>
      </w:rPr>
    </w:lvl>
  </w:abstractNum>
  <w:abstractNum w:abstractNumId="34" w15:restartNumberingAfterBreak="0">
    <w:nsid w:val="33FF05A7"/>
    <w:multiLevelType w:val="hybridMultilevel"/>
    <w:tmpl w:val="2AE875C8"/>
    <w:lvl w:ilvl="0" w:tplc="ADC634E2">
      <w:start w:val="1"/>
      <w:numFmt w:val="bullet"/>
      <w:lvlText w:val=""/>
      <w:lvlJc w:val="left"/>
      <w:pPr>
        <w:ind w:left="800" w:hanging="360"/>
      </w:pPr>
      <w:rPr>
        <w:rFonts w:ascii="Symbol" w:eastAsia="굴림" w:hAnsi="Symbol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34C4709D"/>
    <w:multiLevelType w:val="hybridMultilevel"/>
    <w:tmpl w:val="E0243E8C"/>
    <w:lvl w:ilvl="0" w:tplc="44D613BE">
      <w:start w:val="11"/>
      <w:numFmt w:val="decimal"/>
      <w:lvlText w:val="%1."/>
      <w:lvlJc w:val="left"/>
      <w:pPr>
        <w:ind w:left="1258" w:hanging="45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6" w15:restartNumberingAfterBreak="0">
    <w:nsid w:val="35471210"/>
    <w:multiLevelType w:val="multilevel"/>
    <w:tmpl w:val="3E9C3B88"/>
    <w:lvl w:ilvl="0">
      <w:start w:val="1"/>
      <w:numFmt w:val="decimal"/>
      <w:suff w:val="space"/>
      <w:lvlText w:val="%1)"/>
      <w:lvlJc w:val="left"/>
      <w:rPr>
        <w:rFonts w:ascii="맑은 고딕" w:eastAsia="맑은 고딕" w:hAnsi="맑은 고딕"/>
        <w:color w:val="000000"/>
        <w:sz w:val="24"/>
        <w:shd w:val="clear" w:color="999999" w:fill="auto"/>
      </w:rPr>
    </w:lvl>
    <w:lvl w:ilvl="1">
      <w:start w:val="1"/>
      <w:numFmt w:val="ganada"/>
      <w:suff w:val="space"/>
      <w:lvlText w:val="%2)"/>
      <w:lvlJc w:val="left"/>
      <w:rPr>
        <w:rFonts w:ascii="맑은 고딕" w:eastAsia="맑은 고딕" w:hAnsi="맑은 고딕"/>
        <w:color w:val="000000"/>
        <w:sz w:val="24"/>
        <w:shd w:val="clear" w:color="999999" w:fill="auto"/>
      </w:rPr>
    </w:lvl>
    <w:lvl w:ilvl="2">
      <w:start w:val="1"/>
      <w:numFmt w:val="lowerLetter"/>
      <w:suff w:val="space"/>
      <w:lvlText w:val="%3)"/>
      <w:lvlJc w:val="left"/>
      <w:rPr>
        <w:rFonts w:ascii="맑은 고딕" w:eastAsia="맑은 고딕" w:hAnsi="맑은 고딕"/>
        <w:color w:val="000000"/>
        <w:sz w:val="24"/>
        <w:shd w:val="clear" w:color="999999" w:fill="auto"/>
      </w:rPr>
    </w:lvl>
    <w:lvl w:ilvl="3">
      <w:start w:val="1"/>
      <w:numFmt w:val="decimal"/>
      <w:suff w:val="space"/>
      <w:lvlText w:val="(%4)"/>
      <w:lvlJc w:val="left"/>
      <w:rPr>
        <w:rFonts w:ascii="맑은 고딕" w:eastAsia="맑은 고딕" w:hAnsi="맑은 고딕"/>
        <w:color w:val="000000"/>
        <w:sz w:val="24"/>
        <w:shd w:val="clear" w:color="999999" w:fill="auto"/>
      </w:rPr>
    </w:lvl>
    <w:lvl w:ilvl="4">
      <w:start w:val="1"/>
      <w:numFmt w:val="ganada"/>
      <w:suff w:val="space"/>
      <w:lvlText w:val="(%5)"/>
      <w:lvlJc w:val="left"/>
      <w:rPr>
        <w:rFonts w:ascii="맑은 고딕" w:eastAsia="맑은 고딕" w:hAnsi="맑은 고딕"/>
        <w:color w:val="000000"/>
        <w:sz w:val="24"/>
        <w:shd w:val="clear" w:color="999999" w:fill="auto"/>
      </w:rPr>
    </w:lvl>
    <w:lvl w:ilvl="5">
      <w:start w:val="1"/>
      <w:numFmt w:val="lowerLetter"/>
      <w:suff w:val="space"/>
      <w:lvlText w:val="(%6)"/>
      <w:lvlJc w:val="left"/>
      <w:rPr>
        <w:rFonts w:ascii="맑은 고딕" w:eastAsia="맑은 고딕" w:hAnsi="맑은 고딕"/>
        <w:color w:val="000000"/>
        <w:sz w:val="24"/>
        <w:shd w:val="clear" w:color="999999" w:fill="auto"/>
      </w:rPr>
    </w:lvl>
    <w:lvl w:ilvl="6">
      <w:start w:val="1"/>
      <w:numFmt w:val="decimalEnclosedCircle"/>
      <w:suff w:val="space"/>
      <w:lvlText w:val="%7"/>
      <w:lvlJc w:val="left"/>
      <w:rPr>
        <w:rFonts w:ascii="맑은 고딕" w:eastAsia="맑은 고딕" w:hAnsi="맑은 고딕"/>
        <w:color w:val="000000"/>
        <w:sz w:val="24"/>
        <w:shd w:val="clear" w:color="999999" w:fill="auto"/>
      </w:rPr>
    </w:lvl>
    <w:lvl w:ilvl="7">
      <w:start w:val="1"/>
      <w:numFmt w:val="ganada"/>
      <w:suff w:val="space"/>
      <w:lvlText w:val="%8"/>
      <w:lvlJc w:val="left"/>
      <w:rPr>
        <w:rFonts w:ascii="맑은 고딕" w:eastAsia="맑은 고딕" w:hAnsi="맑은 고딕"/>
        <w:color w:val="000000"/>
        <w:sz w:val="24"/>
        <w:shd w:val="clear" w:color="999999" w:fill="auto"/>
      </w:rPr>
    </w:lvl>
    <w:lvl w:ilvl="8">
      <w:start w:val="1"/>
      <w:numFmt w:val="lowerLetter"/>
      <w:suff w:val="space"/>
      <w:lvlText w:val="%9"/>
      <w:lvlJc w:val="left"/>
      <w:rPr>
        <w:rFonts w:ascii="맑은 고딕" w:eastAsia="맑은 고딕" w:hAnsi="맑은 고딕"/>
        <w:color w:val="000000"/>
        <w:sz w:val="24"/>
        <w:shd w:val="clear" w:color="999999" w:fill="auto"/>
      </w:rPr>
    </w:lvl>
  </w:abstractNum>
  <w:abstractNum w:abstractNumId="37" w15:restartNumberingAfterBreak="0">
    <w:nsid w:val="362850F3"/>
    <w:multiLevelType w:val="hybridMultilevel"/>
    <w:tmpl w:val="49C2E45C"/>
    <w:lvl w:ilvl="0" w:tplc="4816CAB0">
      <w:start w:val="1"/>
      <w:numFmt w:val="decimal"/>
      <w:lvlText w:val="%1."/>
      <w:lvlJc w:val="left"/>
      <w:pPr>
        <w:ind w:left="800" w:hanging="360"/>
      </w:pPr>
      <w:rPr>
        <w:rFonts w:ascii="굴림" w:eastAsia="굴림" w:hAnsi="굴림" w:cs="굴림" w:hint="default"/>
        <w:color w:val="auto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37364AA7"/>
    <w:multiLevelType w:val="hybridMultilevel"/>
    <w:tmpl w:val="3C04C936"/>
    <w:lvl w:ilvl="0" w:tplc="B0D2E412">
      <w:start w:val="1"/>
      <w:numFmt w:val="decimal"/>
      <w:lvlText w:val="%1."/>
      <w:lvlJc w:val="left"/>
      <w:pPr>
        <w:ind w:left="1640" w:hanging="360"/>
      </w:pPr>
      <w:rPr>
        <w:rFonts w:asciiTheme="minorHAnsi" w:eastAsiaTheme="minorHAnsi" w:hAnsiTheme="minorHAnsi" w:cs="맑은 고딕" w:hint="default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2160" w:hanging="440"/>
      </w:pPr>
    </w:lvl>
    <w:lvl w:ilvl="2" w:tplc="0409001B" w:tentative="1">
      <w:start w:val="1"/>
      <w:numFmt w:val="lowerRoman"/>
      <w:lvlText w:val="%3."/>
      <w:lvlJc w:val="right"/>
      <w:pPr>
        <w:ind w:left="2600" w:hanging="440"/>
      </w:pPr>
    </w:lvl>
    <w:lvl w:ilvl="3" w:tplc="0409000F" w:tentative="1">
      <w:start w:val="1"/>
      <w:numFmt w:val="decimal"/>
      <w:lvlText w:val="%4."/>
      <w:lvlJc w:val="left"/>
      <w:pPr>
        <w:ind w:left="3040" w:hanging="440"/>
      </w:pPr>
    </w:lvl>
    <w:lvl w:ilvl="4" w:tplc="04090019" w:tentative="1">
      <w:start w:val="1"/>
      <w:numFmt w:val="upperLetter"/>
      <w:lvlText w:val="%5."/>
      <w:lvlJc w:val="left"/>
      <w:pPr>
        <w:ind w:left="3480" w:hanging="440"/>
      </w:pPr>
    </w:lvl>
    <w:lvl w:ilvl="5" w:tplc="0409001B" w:tentative="1">
      <w:start w:val="1"/>
      <w:numFmt w:val="lowerRoman"/>
      <w:lvlText w:val="%6."/>
      <w:lvlJc w:val="right"/>
      <w:pPr>
        <w:ind w:left="3920" w:hanging="440"/>
      </w:pPr>
    </w:lvl>
    <w:lvl w:ilvl="6" w:tplc="0409000F" w:tentative="1">
      <w:start w:val="1"/>
      <w:numFmt w:val="decimal"/>
      <w:lvlText w:val="%7."/>
      <w:lvlJc w:val="left"/>
      <w:pPr>
        <w:ind w:left="4360" w:hanging="440"/>
      </w:pPr>
    </w:lvl>
    <w:lvl w:ilvl="7" w:tplc="04090019" w:tentative="1">
      <w:start w:val="1"/>
      <w:numFmt w:val="upperLetter"/>
      <w:lvlText w:val="%8."/>
      <w:lvlJc w:val="left"/>
      <w:pPr>
        <w:ind w:left="4800" w:hanging="440"/>
      </w:pPr>
    </w:lvl>
    <w:lvl w:ilvl="8" w:tplc="0409001B" w:tentative="1">
      <w:start w:val="1"/>
      <w:numFmt w:val="lowerRoman"/>
      <w:lvlText w:val="%9."/>
      <w:lvlJc w:val="right"/>
      <w:pPr>
        <w:ind w:left="5240" w:hanging="440"/>
      </w:pPr>
    </w:lvl>
  </w:abstractNum>
  <w:abstractNum w:abstractNumId="39" w15:restartNumberingAfterBreak="0">
    <w:nsid w:val="37AA34EF"/>
    <w:multiLevelType w:val="multilevel"/>
    <w:tmpl w:val="F40ADE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휴먼명조" w:eastAsia="휴먼명조" w:hAnsi="휴먼명조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휴먼명조" w:eastAsia="휴먼명조" w:hAnsi="휴먼명조"/>
        <w:color w:val="000000"/>
        <w:sz w:val="20"/>
        <w:shd w:val="clear" w:color="000000" w:fill="auto"/>
      </w:rPr>
    </w:lvl>
  </w:abstractNum>
  <w:abstractNum w:abstractNumId="40" w15:restartNumberingAfterBreak="0">
    <w:nsid w:val="39331FF6"/>
    <w:multiLevelType w:val="hybridMultilevel"/>
    <w:tmpl w:val="CE1457C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394B2F8D"/>
    <w:multiLevelType w:val="hybridMultilevel"/>
    <w:tmpl w:val="E25C9312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39AF3430"/>
    <w:multiLevelType w:val="hybridMultilevel"/>
    <w:tmpl w:val="9432A5A2"/>
    <w:lvl w:ilvl="0" w:tplc="03120240">
      <w:numFmt w:val="decimal"/>
      <w:lvlText w:val="%1."/>
      <w:lvlJc w:val="left"/>
      <w:pPr>
        <w:ind w:left="800" w:hanging="360"/>
      </w:pPr>
      <w:rPr>
        <w:rFonts w:ascii="Calibri" w:eastAsia="MS Gothic" w:hAnsi="Calibri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427305F3"/>
    <w:multiLevelType w:val="hybridMultilevel"/>
    <w:tmpl w:val="C6901932"/>
    <w:lvl w:ilvl="0" w:tplc="2A2E919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43CE0B18"/>
    <w:multiLevelType w:val="hybridMultilevel"/>
    <w:tmpl w:val="AEB2550E"/>
    <w:lvl w:ilvl="0" w:tplc="2A2E919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47000C73"/>
    <w:multiLevelType w:val="multilevel"/>
    <w:tmpl w:val="7DD8269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휴먼명조" w:eastAsia="휴먼명조" w:hAnsi="휴먼명조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휴먼명조" w:eastAsia="휴먼명조" w:hAnsi="휴먼명조"/>
        <w:color w:val="000000"/>
        <w:sz w:val="20"/>
        <w:shd w:val="clear" w:color="000000" w:fill="auto"/>
      </w:rPr>
    </w:lvl>
  </w:abstractNum>
  <w:abstractNum w:abstractNumId="46" w15:restartNumberingAfterBreak="0">
    <w:nsid w:val="488303E0"/>
    <w:multiLevelType w:val="hybridMultilevel"/>
    <w:tmpl w:val="AD5C506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7" w15:restartNumberingAfterBreak="0">
    <w:nsid w:val="4A3C211E"/>
    <w:multiLevelType w:val="hybridMultilevel"/>
    <w:tmpl w:val="61F8F2C0"/>
    <w:lvl w:ilvl="0" w:tplc="7046B9C6">
      <w:start w:val="1"/>
      <w:numFmt w:val="bullet"/>
      <w:suff w:val="space"/>
      <w:lvlText w:val="l"/>
      <w:lvlJc w:val="left"/>
    </w:lvl>
    <w:lvl w:ilvl="1" w:tplc="6C708214">
      <w:numFmt w:val="decimal"/>
      <w:lvlText w:val=""/>
      <w:lvlJc w:val="left"/>
    </w:lvl>
    <w:lvl w:ilvl="2" w:tplc="99D052C6">
      <w:numFmt w:val="decimal"/>
      <w:lvlText w:val=""/>
      <w:lvlJc w:val="left"/>
    </w:lvl>
    <w:lvl w:ilvl="3" w:tplc="FF20054C">
      <w:numFmt w:val="decimal"/>
      <w:lvlText w:val=""/>
      <w:lvlJc w:val="left"/>
    </w:lvl>
    <w:lvl w:ilvl="4" w:tplc="87CE5424">
      <w:numFmt w:val="decimal"/>
      <w:lvlText w:val=""/>
      <w:lvlJc w:val="left"/>
    </w:lvl>
    <w:lvl w:ilvl="5" w:tplc="722EB398">
      <w:numFmt w:val="decimal"/>
      <w:lvlText w:val=""/>
      <w:lvlJc w:val="left"/>
    </w:lvl>
    <w:lvl w:ilvl="6" w:tplc="613CBE96">
      <w:numFmt w:val="decimal"/>
      <w:lvlText w:val=""/>
      <w:lvlJc w:val="left"/>
    </w:lvl>
    <w:lvl w:ilvl="7" w:tplc="019E4A4C">
      <w:numFmt w:val="decimal"/>
      <w:lvlText w:val=""/>
      <w:lvlJc w:val="left"/>
    </w:lvl>
    <w:lvl w:ilvl="8" w:tplc="B7E2E470">
      <w:numFmt w:val="decimal"/>
      <w:lvlText w:val=""/>
      <w:lvlJc w:val="left"/>
    </w:lvl>
  </w:abstractNum>
  <w:abstractNum w:abstractNumId="48" w15:restartNumberingAfterBreak="0">
    <w:nsid w:val="4D2255FB"/>
    <w:multiLevelType w:val="hybridMultilevel"/>
    <w:tmpl w:val="5352FACC"/>
    <w:lvl w:ilvl="0" w:tplc="2168FFE4">
      <w:start w:val="1"/>
      <w:numFmt w:val="decimal"/>
      <w:lvlText w:val="%1."/>
      <w:lvlJc w:val="left"/>
      <w:pPr>
        <w:ind w:left="703" w:hanging="38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upperLetter"/>
      <w:lvlText w:val="%5.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upperLetter"/>
      <w:lvlText w:val="%8.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49" w15:restartNumberingAfterBreak="0">
    <w:nsid w:val="4D9B6DB2"/>
    <w:multiLevelType w:val="multilevel"/>
    <w:tmpl w:val="1E5E5F56"/>
    <w:lvl w:ilvl="0">
      <w:start w:val="1"/>
      <w:numFmt w:val="decimal"/>
      <w:pStyle w:val="10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휴먼명조" w:eastAsia="휴먼명조" w:hAnsi="휴먼명조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휴먼명조" w:eastAsia="휴먼명조" w:hAnsi="휴먼명조"/>
        <w:color w:val="000000"/>
        <w:sz w:val="20"/>
        <w:shd w:val="clear" w:color="000000" w:fill="auto"/>
      </w:rPr>
    </w:lvl>
  </w:abstractNum>
  <w:abstractNum w:abstractNumId="50" w15:restartNumberingAfterBreak="0">
    <w:nsid w:val="4FAB1361"/>
    <w:multiLevelType w:val="hybridMultilevel"/>
    <w:tmpl w:val="A4389FB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1" w15:restartNumberingAfterBreak="0">
    <w:nsid w:val="52F830F0"/>
    <w:multiLevelType w:val="hybridMultilevel"/>
    <w:tmpl w:val="388224B4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2" w15:restartNumberingAfterBreak="0">
    <w:nsid w:val="53AE1362"/>
    <w:multiLevelType w:val="hybridMultilevel"/>
    <w:tmpl w:val="AD9EF13E"/>
    <w:lvl w:ilvl="0" w:tplc="2A2E919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3" w15:restartNumberingAfterBreak="0">
    <w:nsid w:val="577C005E"/>
    <w:multiLevelType w:val="hybridMultilevel"/>
    <w:tmpl w:val="87E87824"/>
    <w:lvl w:ilvl="0" w:tplc="2A2E919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54" w15:restartNumberingAfterBreak="0">
    <w:nsid w:val="5BD416A6"/>
    <w:multiLevelType w:val="multilevel"/>
    <w:tmpl w:val="1F72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5202E3"/>
    <w:multiLevelType w:val="hybridMultilevel"/>
    <w:tmpl w:val="C74C6780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6" w15:restartNumberingAfterBreak="0">
    <w:nsid w:val="5DBB1CA3"/>
    <w:multiLevelType w:val="hybridMultilevel"/>
    <w:tmpl w:val="B308DFAC"/>
    <w:lvl w:ilvl="0" w:tplc="2A2E919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7" w15:restartNumberingAfterBreak="0">
    <w:nsid w:val="61B23C66"/>
    <w:multiLevelType w:val="hybridMultilevel"/>
    <w:tmpl w:val="CA409FBC"/>
    <w:lvl w:ilvl="0" w:tplc="2A2E919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8" w15:restartNumberingAfterBreak="0">
    <w:nsid w:val="61FE0DA8"/>
    <w:multiLevelType w:val="multilevel"/>
    <w:tmpl w:val="1700D8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휴먼명조" w:eastAsia="휴먼명조" w:hAnsi="휴먼명조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휴먼명조" w:eastAsia="휴먼명조" w:hAnsi="휴먼명조"/>
        <w:color w:val="000000"/>
        <w:sz w:val="20"/>
        <w:shd w:val="clear" w:color="000000" w:fill="auto"/>
      </w:rPr>
    </w:lvl>
  </w:abstractNum>
  <w:abstractNum w:abstractNumId="59" w15:restartNumberingAfterBreak="0">
    <w:nsid w:val="67223E03"/>
    <w:multiLevelType w:val="hybridMultilevel"/>
    <w:tmpl w:val="830A81D4"/>
    <w:lvl w:ilvl="0" w:tplc="2A2E919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0" w15:restartNumberingAfterBreak="0">
    <w:nsid w:val="695E19EC"/>
    <w:multiLevelType w:val="hybridMultilevel"/>
    <w:tmpl w:val="39E45722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1" w15:restartNumberingAfterBreak="0">
    <w:nsid w:val="6AA91E40"/>
    <w:multiLevelType w:val="hybridMultilevel"/>
    <w:tmpl w:val="7EB8F550"/>
    <w:lvl w:ilvl="0" w:tplc="2A2E9194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62" w15:restartNumberingAfterBreak="0">
    <w:nsid w:val="6ACE2370"/>
    <w:multiLevelType w:val="hybridMultilevel"/>
    <w:tmpl w:val="01DA6C12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3" w15:restartNumberingAfterBreak="0">
    <w:nsid w:val="6B590BB7"/>
    <w:multiLevelType w:val="multilevel"/>
    <w:tmpl w:val="36BC4FA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휴먼명조" w:eastAsia="휴먼명조" w:hAnsi="휴먼명조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휴먼명조" w:eastAsia="휴먼명조" w:hAnsi="휴먼명조"/>
        <w:color w:val="000000"/>
        <w:sz w:val="20"/>
        <w:shd w:val="clear" w:color="000000" w:fill="auto"/>
      </w:rPr>
    </w:lvl>
  </w:abstractNum>
  <w:abstractNum w:abstractNumId="64" w15:restartNumberingAfterBreak="0">
    <w:nsid w:val="6DAA601A"/>
    <w:multiLevelType w:val="hybridMultilevel"/>
    <w:tmpl w:val="FD9E54A0"/>
    <w:lvl w:ilvl="0" w:tplc="2A2E9194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65" w15:restartNumberingAfterBreak="0">
    <w:nsid w:val="6E550B8D"/>
    <w:multiLevelType w:val="hybridMultilevel"/>
    <w:tmpl w:val="86B0A7B4"/>
    <w:lvl w:ilvl="0" w:tplc="2A2E919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66" w15:restartNumberingAfterBreak="0">
    <w:nsid w:val="700D7A95"/>
    <w:multiLevelType w:val="hybridMultilevel"/>
    <w:tmpl w:val="4CA828A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7" w15:restartNumberingAfterBreak="0">
    <w:nsid w:val="714C340F"/>
    <w:multiLevelType w:val="hybridMultilevel"/>
    <w:tmpl w:val="AA6C5EC2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8" w15:restartNumberingAfterBreak="0">
    <w:nsid w:val="72992808"/>
    <w:multiLevelType w:val="hybridMultilevel"/>
    <w:tmpl w:val="F24E3416"/>
    <w:lvl w:ilvl="0" w:tplc="2A2E919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9" w15:restartNumberingAfterBreak="0">
    <w:nsid w:val="735B4B3A"/>
    <w:multiLevelType w:val="multilevel"/>
    <w:tmpl w:val="8712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3C5894"/>
    <w:multiLevelType w:val="hybridMultilevel"/>
    <w:tmpl w:val="E47882D0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1" w15:restartNumberingAfterBreak="0">
    <w:nsid w:val="78797E0C"/>
    <w:multiLevelType w:val="hybridMultilevel"/>
    <w:tmpl w:val="DDE671FC"/>
    <w:lvl w:ilvl="0" w:tplc="2A2E9194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2" w15:restartNumberingAfterBreak="0">
    <w:nsid w:val="791916D9"/>
    <w:multiLevelType w:val="multilevel"/>
    <w:tmpl w:val="8B8C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306239"/>
    <w:multiLevelType w:val="hybridMultilevel"/>
    <w:tmpl w:val="806E92E0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4" w15:restartNumberingAfterBreak="0">
    <w:nsid w:val="7AE20D3E"/>
    <w:multiLevelType w:val="hybridMultilevel"/>
    <w:tmpl w:val="20DAAA00"/>
    <w:lvl w:ilvl="0" w:tplc="D7789D62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5814241">
    <w:abstractNumId w:val="47"/>
  </w:num>
  <w:num w:numId="2" w16cid:durableId="1945962800">
    <w:abstractNumId w:val="36"/>
  </w:num>
  <w:num w:numId="3" w16cid:durableId="736704011">
    <w:abstractNumId w:val="18"/>
  </w:num>
  <w:num w:numId="4" w16cid:durableId="610674396">
    <w:abstractNumId w:val="29"/>
  </w:num>
  <w:num w:numId="5" w16cid:durableId="961230123">
    <w:abstractNumId w:val="63"/>
  </w:num>
  <w:num w:numId="6" w16cid:durableId="1697535885">
    <w:abstractNumId w:val="58"/>
  </w:num>
  <w:num w:numId="7" w16cid:durableId="1536307829">
    <w:abstractNumId w:val="45"/>
  </w:num>
  <w:num w:numId="8" w16cid:durableId="1412969797">
    <w:abstractNumId w:val="33"/>
  </w:num>
  <w:num w:numId="9" w16cid:durableId="640303957">
    <w:abstractNumId w:val="39"/>
  </w:num>
  <w:num w:numId="10" w16cid:durableId="909271593">
    <w:abstractNumId w:val="28"/>
  </w:num>
  <w:num w:numId="11" w16cid:durableId="2086995902">
    <w:abstractNumId w:val="49"/>
  </w:num>
  <w:num w:numId="12" w16cid:durableId="1626427714">
    <w:abstractNumId w:val="21"/>
  </w:num>
  <w:num w:numId="13" w16cid:durableId="1056969374">
    <w:abstractNumId w:val="66"/>
  </w:num>
  <w:num w:numId="14" w16cid:durableId="1788115195">
    <w:abstractNumId w:val="70"/>
  </w:num>
  <w:num w:numId="15" w16cid:durableId="1483235753">
    <w:abstractNumId w:val="56"/>
  </w:num>
  <w:num w:numId="16" w16cid:durableId="205409619">
    <w:abstractNumId w:val="30"/>
  </w:num>
  <w:num w:numId="17" w16cid:durableId="2075278789">
    <w:abstractNumId w:val="65"/>
  </w:num>
  <w:num w:numId="18" w16cid:durableId="260846058">
    <w:abstractNumId w:val="20"/>
  </w:num>
  <w:num w:numId="19" w16cid:durableId="1621841731">
    <w:abstractNumId w:val="74"/>
  </w:num>
  <w:num w:numId="20" w16cid:durableId="565265282">
    <w:abstractNumId w:val="42"/>
  </w:num>
  <w:num w:numId="21" w16cid:durableId="604383868">
    <w:abstractNumId w:val="27"/>
  </w:num>
  <w:num w:numId="22" w16cid:durableId="409735100">
    <w:abstractNumId w:val="38"/>
  </w:num>
  <w:num w:numId="23" w16cid:durableId="133255324">
    <w:abstractNumId w:val="69"/>
  </w:num>
  <w:num w:numId="24" w16cid:durableId="729226729">
    <w:abstractNumId w:val="37"/>
  </w:num>
  <w:num w:numId="25" w16cid:durableId="163326911">
    <w:abstractNumId w:val="62"/>
  </w:num>
  <w:num w:numId="26" w16cid:durableId="1703282663">
    <w:abstractNumId w:val="57"/>
  </w:num>
  <w:num w:numId="27" w16cid:durableId="1429086262">
    <w:abstractNumId w:val="71"/>
  </w:num>
  <w:num w:numId="28" w16cid:durableId="444279225">
    <w:abstractNumId w:val="50"/>
  </w:num>
  <w:num w:numId="29" w16cid:durableId="1247155451">
    <w:abstractNumId w:val="48"/>
  </w:num>
  <w:num w:numId="30" w16cid:durableId="227109279">
    <w:abstractNumId w:val="72"/>
  </w:num>
  <w:num w:numId="31" w16cid:durableId="885071402">
    <w:abstractNumId w:val="11"/>
  </w:num>
  <w:num w:numId="32" w16cid:durableId="1475373559">
    <w:abstractNumId w:val="59"/>
  </w:num>
  <w:num w:numId="33" w16cid:durableId="155149615">
    <w:abstractNumId w:val="9"/>
  </w:num>
  <w:num w:numId="34" w16cid:durableId="511995671">
    <w:abstractNumId w:val="26"/>
  </w:num>
  <w:num w:numId="35" w16cid:durableId="1323116482">
    <w:abstractNumId w:val="68"/>
  </w:num>
  <w:num w:numId="36" w16cid:durableId="1886872624">
    <w:abstractNumId w:val="34"/>
  </w:num>
  <w:num w:numId="37" w16cid:durableId="1138257330">
    <w:abstractNumId w:val="25"/>
  </w:num>
  <w:num w:numId="38" w16cid:durableId="1995136546">
    <w:abstractNumId w:val="15"/>
  </w:num>
  <w:num w:numId="39" w16cid:durableId="715661949">
    <w:abstractNumId w:val="1"/>
  </w:num>
  <w:num w:numId="40" w16cid:durableId="1029140761">
    <w:abstractNumId w:val="13"/>
  </w:num>
  <w:num w:numId="41" w16cid:durableId="607005429">
    <w:abstractNumId w:val="22"/>
  </w:num>
  <w:num w:numId="42" w16cid:durableId="1594581147">
    <w:abstractNumId w:val="19"/>
  </w:num>
  <w:num w:numId="43" w16cid:durableId="824517102">
    <w:abstractNumId w:val="10"/>
  </w:num>
  <w:num w:numId="44" w16cid:durableId="1894345814">
    <w:abstractNumId w:val="73"/>
  </w:num>
  <w:num w:numId="45" w16cid:durableId="1672685659">
    <w:abstractNumId w:val="53"/>
  </w:num>
  <w:num w:numId="46" w16cid:durableId="1844931610">
    <w:abstractNumId w:val="43"/>
  </w:num>
  <w:num w:numId="47" w16cid:durableId="385373033">
    <w:abstractNumId w:val="14"/>
  </w:num>
  <w:num w:numId="48" w16cid:durableId="854879197">
    <w:abstractNumId w:val="55"/>
  </w:num>
  <w:num w:numId="49" w16cid:durableId="1524709981">
    <w:abstractNumId w:val="52"/>
  </w:num>
  <w:num w:numId="50" w16cid:durableId="1449818360">
    <w:abstractNumId w:val="17"/>
  </w:num>
  <w:num w:numId="51" w16cid:durableId="1687443234">
    <w:abstractNumId w:val="60"/>
  </w:num>
  <w:num w:numId="52" w16cid:durableId="1328678879">
    <w:abstractNumId w:val="31"/>
  </w:num>
  <w:num w:numId="53" w16cid:durableId="705562727">
    <w:abstractNumId w:val="2"/>
  </w:num>
  <w:num w:numId="54" w16cid:durableId="2011373946">
    <w:abstractNumId w:val="5"/>
  </w:num>
  <w:num w:numId="55" w16cid:durableId="81265565">
    <w:abstractNumId w:val="46"/>
  </w:num>
  <w:num w:numId="56" w16cid:durableId="685327900">
    <w:abstractNumId w:val="67"/>
  </w:num>
  <w:num w:numId="57" w16cid:durableId="779297672">
    <w:abstractNumId w:val="44"/>
  </w:num>
  <w:num w:numId="58" w16cid:durableId="1510413073">
    <w:abstractNumId w:val="24"/>
  </w:num>
  <w:num w:numId="59" w16cid:durableId="198475725">
    <w:abstractNumId w:val="41"/>
  </w:num>
  <w:num w:numId="60" w16cid:durableId="613363933">
    <w:abstractNumId w:val="4"/>
  </w:num>
  <w:num w:numId="61" w16cid:durableId="1253931293">
    <w:abstractNumId w:val="35"/>
  </w:num>
  <w:num w:numId="62" w16cid:durableId="500659099">
    <w:abstractNumId w:val="51"/>
  </w:num>
  <w:num w:numId="63" w16cid:durableId="753166003">
    <w:abstractNumId w:val="40"/>
  </w:num>
  <w:num w:numId="64" w16cid:durableId="664630776">
    <w:abstractNumId w:val="54"/>
  </w:num>
  <w:num w:numId="65" w16cid:durableId="802380889">
    <w:abstractNumId w:val="6"/>
  </w:num>
  <w:num w:numId="66" w16cid:durableId="348142606">
    <w:abstractNumId w:val="0"/>
  </w:num>
  <w:num w:numId="67" w16cid:durableId="1992368794">
    <w:abstractNumId w:val="8"/>
  </w:num>
  <w:num w:numId="68" w16cid:durableId="596642065">
    <w:abstractNumId w:val="12"/>
  </w:num>
  <w:num w:numId="69" w16cid:durableId="1753313189">
    <w:abstractNumId w:val="23"/>
  </w:num>
  <w:num w:numId="70" w16cid:durableId="581333268">
    <w:abstractNumId w:val="61"/>
  </w:num>
  <w:num w:numId="71" w16cid:durableId="567494801">
    <w:abstractNumId w:val="32"/>
  </w:num>
  <w:num w:numId="72" w16cid:durableId="1796604706">
    <w:abstractNumId w:val="64"/>
  </w:num>
  <w:num w:numId="73" w16cid:durableId="341012567">
    <w:abstractNumId w:val="16"/>
  </w:num>
  <w:num w:numId="74" w16cid:durableId="1564564730">
    <w:abstractNumId w:val="7"/>
  </w:num>
  <w:num w:numId="75" w16cid:durableId="227108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15A6"/>
    <w:rsid w:val="000234B7"/>
    <w:rsid w:val="00036208"/>
    <w:rsid w:val="00076757"/>
    <w:rsid w:val="001359F4"/>
    <w:rsid w:val="001410B7"/>
    <w:rsid w:val="00151124"/>
    <w:rsid w:val="0017146C"/>
    <w:rsid w:val="001A2E27"/>
    <w:rsid w:val="001D27F2"/>
    <w:rsid w:val="002F666E"/>
    <w:rsid w:val="00300555"/>
    <w:rsid w:val="0038682B"/>
    <w:rsid w:val="00396968"/>
    <w:rsid w:val="003A34CA"/>
    <w:rsid w:val="003E4D4F"/>
    <w:rsid w:val="004420AD"/>
    <w:rsid w:val="00450E06"/>
    <w:rsid w:val="005B2CBE"/>
    <w:rsid w:val="005E569E"/>
    <w:rsid w:val="005F03E6"/>
    <w:rsid w:val="006A15A6"/>
    <w:rsid w:val="0071722C"/>
    <w:rsid w:val="007175E2"/>
    <w:rsid w:val="0074556A"/>
    <w:rsid w:val="00753CD3"/>
    <w:rsid w:val="008B1B07"/>
    <w:rsid w:val="009A080C"/>
    <w:rsid w:val="009A0E0E"/>
    <w:rsid w:val="009B327A"/>
    <w:rsid w:val="00AC6314"/>
    <w:rsid w:val="00AF57FD"/>
    <w:rsid w:val="00B01357"/>
    <w:rsid w:val="00B35580"/>
    <w:rsid w:val="00B9577D"/>
    <w:rsid w:val="00BA33A8"/>
    <w:rsid w:val="00BC2238"/>
    <w:rsid w:val="00C67949"/>
    <w:rsid w:val="00CA2B9E"/>
    <w:rsid w:val="00CB2137"/>
    <w:rsid w:val="00CD6215"/>
    <w:rsid w:val="00E56C5A"/>
    <w:rsid w:val="00E61A91"/>
    <w:rsid w:val="00EC167F"/>
    <w:rsid w:val="00ED4544"/>
    <w:rsid w:val="00ED4824"/>
    <w:rsid w:val="00EE0860"/>
    <w:rsid w:val="00FF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17834D"/>
  <w15:docId w15:val="{62300FF3-8E7A-4DDC-AFD8-583B053BE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C5A"/>
    <w:pPr>
      <w:widowControl w:val="0"/>
      <w:wordWrap w:val="0"/>
      <w:autoSpaceDE w:val="0"/>
      <w:autoSpaceDN w:val="0"/>
    </w:pPr>
  </w:style>
  <w:style w:type="paragraph" w:styleId="10">
    <w:name w:val="heading 1"/>
    <w:uiPriority w:val="9"/>
    <w:qFormat/>
    <w:pPr>
      <w:keepNext/>
      <w:keepLines/>
      <w:numPr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480" w:after="0" w:line="273" w:lineRule="auto"/>
      <w:textAlignment w:val="baseline"/>
      <w:outlineLvl w:val="0"/>
    </w:pPr>
    <w:rPr>
      <w:rFonts w:ascii="Calibri" w:eastAsia="MS Gothic"/>
      <w:color w:val="365F91"/>
      <w:sz w:val="28"/>
    </w:rPr>
  </w:style>
  <w:style w:type="paragraph" w:styleId="20">
    <w:name w:val="heading 2"/>
    <w:basedOn w:val="a"/>
    <w:next w:val="a"/>
    <w:link w:val="2Char"/>
    <w:uiPriority w:val="9"/>
    <w:semiHidden/>
    <w:unhideWhenUsed/>
    <w:qFormat/>
    <w:rsid w:val="00076757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359F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4420AD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1">
    <w:name w:val="차례 1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21">
    <w:name w:val="차례 2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31">
    <w:name w:val="차례 3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ab">
    <w:name w:val="선그리기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customStyle="1" w:styleId="ac">
    <w:name w:val="발신기관/발신명의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/>
      <w:jc w:val="center"/>
      <w:textAlignment w:val="baseline"/>
    </w:pPr>
    <w:rPr>
      <w:rFonts w:ascii="한양중고딕" w:eastAsia="한양중고딕"/>
      <w:b/>
      <w:color w:val="000000"/>
      <w:sz w:val="48"/>
    </w:rPr>
  </w:style>
  <w:style w:type="paragraph" w:customStyle="1" w:styleId="ad">
    <w:name w:val="표내용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신명 신문명조" w:eastAsia="신명 신문명조"/>
      <w:color w:val="000000"/>
      <w:sz w:val="20"/>
    </w:rPr>
  </w:style>
  <w:style w:type="character" w:customStyle="1" w:styleId="12">
    <w:name w:val="제목1"/>
    <w:uiPriority w:val="21"/>
    <w:rPr>
      <w:rFonts w:ascii="한컴바탕" w:eastAsia="한컴바탕"/>
      <w:b/>
      <w:color w:val="000000"/>
      <w:sz w:val="56"/>
    </w:rPr>
  </w:style>
  <w:style w:type="character" w:customStyle="1" w:styleId="ae">
    <w:name w:val="영문제목"/>
    <w:uiPriority w:val="22"/>
    <w:rPr>
      <w:rFonts w:ascii="한컴바탕" w:eastAsia="한컴바탕"/>
      <w:b/>
      <w:color w:val="000000"/>
      <w:sz w:val="44"/>
    </w:rPr>
  </w:style>
  <w:style w:type="paragraph" w:customStyle="1" w:styleId="af">
    <w:name w:val="요약문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 w:firstLine="200"/>
      <w:jc w:val="both"/>
      <w:textAlignment w:val="baseline"/>
    </w:pPr>
    <w:rPr>
      <w:rFonts w:ascii="굴림" w:eastAsia="굴림"/>
      <w:color w:val="000000"/>
      <w:sz w:val="24"/>
    </w:rPr>
  </w:style>
  <w:style w:type="paragraph" w:customStyle="1" w:styleId="af0">
    <w:name w:val="절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60" w:line="384" w:lineRule="auto"/>
      <w:ind w:left="200"/>
      <w:jc w:val="both"/>
      <w:textAlignment w:val="baseline"/>
    </w:pPr>
    <w:rPr>
      <w:rFonts w:ascii="한컴바탕" w:eastAsia="한컴바탕"/>
      <w:color w:val="000000"/>
      <w:sz w:val="24"/>
    </w:rPr>
  </w:style>
  <w:style w:type="paragraph" w:customStyle="1" w:styleId="af1">
    <w:name w:val="부절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400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af2">
    <w:name w:val="표머리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-윤고딕130" w:eastAsia="-윤고딕130"/>
      <w:color w:val="000000"/>
      <w:spacing w:val="-10"/>
      <w:sz w:val="20"/>
    </w:rPr>
  </w:style>
  <w:style w:type="paragraph" w:customStyle="1" w:styleId="af3">
    <w:name w:val="표제목 및 내용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72"/>
        <w:tab w:val="left" w:pos="181"/>
      </w:tabs>
      <w:autoSpaceDE w:val="0"/>
      <w:autoSpaceDN w:val="0"/>
      <w:snapToGrid w:val="0"/>
      <w:spacing w:after="0" w:line="384" w:lineRule="auto"/>
      <w:textAlignment w:val="baseline"/>
    </w:pPr>
    <w:rPr>
      <w:rFonts w:ascii="굴림체" w:eastAsia="굴림체"/>
      <w:color w:val="000000"/>
      <w:sz w:val="18"/>
    </w:rPr>
  </w:style>
  <w:style w:type="paragraph" w:customStyle="1" w:styleId="af4">
    <w:name w:val="참고문헌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w w:val="95"/>
      <w:sz w:val="20"/>
    </w:rPr>
  </w:style>
  <w:style w:type="paragraph" w:customStyle="1" w:styleId="MsoTitle0">
    <w:name w:val="MsoTitle"/>
    <w:uiPriority w:val="29"/>
    <w:pPr>
      <w:pBdr>
        <w:top w:val="none" w:sz="2" w:space="0" w:color="000000"/>
        <w:left w:val="none" w:sz="2" w:space="0" w:color="000000"/>
        <w:bottom w:val="single" w:sz="7" w:space="4" w:color="4F81BD"/>
        <w:right w:val="none" w:sz="2" w:space="0" w:color="000000"/>
      </w:pBdr>
      <w:autoSpaceDE w:val="0"/>
      <w:autoSpaceDN w:val="0"/>
      <w:spacing w:after="300"/>
      <w:textAlignment w:val="baseline"/>
    </w:pPr>
    <w:rPr>
      <w:rFonts w:ascii="Calibri" w:eastAsia="MS Gothic"/>
      <w:color w:val="17365D"/>
      <w:kern w:val="1"/>
      <w:sz w:val="52"/>
    </w:rPr>
  </w:style>
  <w:style w:type="paragraph" w:customStyle="1" w:styleId="MS">
    <w:name w:val="MS바탕글"/>
    <w:uiPriority w:val="31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200" w:line="273" w:lineRule="auto"/>
      <w:textAlignment w:val="baseline"/>
    </w:pPr>
    <w:rPr>
      <w:rFonts w:ascii="Cambria" w:eastAsia="MS Mincho"/>
      <w:color w:val="000000"/>
    </w:rPr>
  </w:style>
  <w:style w:type="paragraph" w:customStyle="1" w:styleId="MsoIntenseQuote0">
    <w:name w:val="MsoIntenseQuote"/>
    <w:uiPriority w:val="32"/>
    <w:pPr>
      <w:pBdr>
        <w:top w:val="none" w:sz="2" w:space="0" w:color="000000"/>
        <w:left w:val="none" w:sz="2" w:space="0" w:color="000000"/>
        <w:bottom w:val="single" w:sz="3" w:space="4" w:color="4F81BD"/>
        <w:right w:val="none" w:sz="2" w:space="0" w:color="000000"/>
      </w:pBdr>
      <w:autoSpaceDE w:val="0"/>
      <w:autoSpaceDN w:val="0"/>
      <w:spacing w:before="200" w:after="280" w:line="273" w:lineRule="auto"/>
      <w:ind w:left="1872" w:right="1872"/>
      <w:textAlignment w:val="baseline"/>
    </w:pPr>
    <w:rPr>
      <w:rFonts w:ascii="Cambria" w:eastAsia="MS Mincho"/>
      <w:b/>
      <w:i/>
      <w:color w:val="4F81BD"/>
    </w:rPr>
  </w:style>
  <w:style w:type="paragraph" w:styleId="af5">
    <w:name w:val="header"/>
    <w:basedOn w:val="a"/>
    <w:link w:val="Char"/>
    <w:uiPriority w:val="99"/>
    <w:unhideWhenUsed/>
    <w:rsid w:val="009A0E0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  <w:rsid w:val="009A0E0E"/>
  </w:style>
  <w:style w:type="paragraph" w:styleId="af6">
    <w:name w:val="footer"/>
    <w:basedOn w:val="a"/>
    <w:link w:val="Char0"/>
    <w:uiPriority w:val="99"/>
    <w:unhideWhenUsed/>
    <w:rsid w:val="009A0E0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  <w:rsid w:val="009A0E0E"/>
  </w:style>
  <w:style w:type="paragraph" w:styleId="af7">
    <w:name w:val="caption"/>
    <w:basedOn w:val="a"/>
    <w:next w:val="a"/>
    <w:uiPriority w:val="35"/>
    <w:unhideWhenUsed/>
    <w:qFormat/>
    <w:rsid w:val="009A0E0E"/>
    <w:rPr>
      <w:b/>
      <w:bCs/>
      <w:sz w:val="20"/>
      <w:szCs w:val="20"/>
    </w:rPr>
  </w:style>
  <w:style w:type="character" w:customStyle="1" w:styleId="2Char">
    <w:name w:val="제목 2 Char"/>
    <w:basedOn w:val="a0"/>
    <w:link w:val="20"/>
    <w:uiPriority w:val="9"/>
    <w:semiHidden/>
    <w:rsid w:val="00076757"/>
    <w:rPr>
      <w:rFonts w:asciiTheme="majorHAnsi" w:eastAsiaTheme="majorEastAsia" w:hAnsiTheme="majorHAnsi" w:cstheme="majorBidi"/>
    </w:rPr>
  </w:style>
  <w:style w:type="paragraph" w:styleId="af8">
    <w:name w:val="List Paragraph"/>
    <w:basedOn w:val="a"/>
    <w:uiPriority w:val="34"/>
    <w:qFormat/>
    <w:rsid w:val="003A34CA"/>
    <w:pPr>
      <w:ind w:leftChars="400" w:left="800"/>
    </w:pPr>
  </w:style>
  <w:style w:type="character" w:customStyle="1" w:styleId="4Char">
    <w:name w:val="제목 4 Char"/>
    <w:basedOn w:val="a0"/>
    <w:link w:val="40"/>
    <w:uiPriority w:val="9"/>
    <w:semiHidden/>
    <w:rsid w:val="004420AD"/>
    <w:rPr>
      <w:b/>
      <w:bCs/>
    </w:rPr>
  </w:style>
  <w:style w:type="character" w:styleId="af9">
    <w:name w:val="Strong"/>
    <w:basedOn w:val="a0"/>
    <w:uiPriority w:val="22"/>
    <w:qFormat/>
    <w:rsid w:val="008B1B07"/>
    <w:rPr>
      <w:b/>
      <w:bCs/>
    </w:rPr>
  </w:style>
  <w:style w:type="character" w:styleId="HTML">
    <w:name w:val="HTML Code"/>
    <w:basedOn w:val="a0"/>
    <w:uiPriority w:val="99"/>
    <w:semiHidden/>
    <w:unhideWhenUsed/>
    <w:rsid w:val="008B1B07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B0135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B01357"/>
    <w:rPr>
      <w:rFonts w:ascii="굴림체" w:eastAsia="굴림체" w:hAnsi="굴림체" w:cs="굴림체"/>
      <w:kern w:val="0"/>
      <w:sz w:val="24"/>
    </w:rPr>
  </w:style>
  <w:style w:type="table" w:styleId="afa">
    <w:name w:val="Table Grid"/>
    <w:basedOn w:val="a1"/>
    <w:uiPriority w:val="39"/>
    <w:rsid w:val="0030055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Hyperlink"/>
    <w:basedOn w:val="a0"/>
    <w:uiPriority w:val="99"/>
    <w:unhideWhenUsed/>
    <w:rsid w:val="001410B7"/>
    <w:rPr>
      <w:color w:val="467886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sid w:val="001410B7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BA33A8"/>
    <w:rPr>
      <w:color w:val="96607D" w:themeColor="followedHyperlink"/>
      <w:u w:val="single"/>
    </w:rPr>
  </w:style>
  <w:style w:type="character" w:customStyle="1" w:styleId="3Char">
    <w:name w:val="제목 3 Char"/>
    <w:basedOn w:val="a0"/>
    <w:link w:val="30"/>
    <w:uiPriority w:val="9"/>
    <w:semiHidden/>
    <w:rsid w:val="001359F4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50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8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7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9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6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8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8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6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8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7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5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6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3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1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8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opencv-python.readthedocs.io/en/latest/" TargetMode="External"/><Relationship Id="rId18" Type="http://schemas.openxmlformats.org/officeDocument/2006/relationships/hyperlink" Target="https://bkshin.tistory.com/entry/OpenCV-9-%EC%9D%B4%EB%AF%B8%EC%A7%80-%EC%97%B0%EC%82%B0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colab.research.google.com/drive/19at7cFfvr-7J1P7M_-MYeTzl1rxfy2HU?usp=sharing" TargetMode="External"/><Relationship Id="rId17" Type="http://schemas.openxmlformats.org/officeDocument/2006/relationships/hyperlink" Target="https://ai-crumble.tistory.com/entry/OpenCV-&#45796;&#50577;&#54620;-&#48169;&#48277;&#51004;&#47196;-&#51060;&#48120;&#51648;-&#47560;&#49828;&#53356;-&#51201;&#50857;-&#52972;&#47084;-&#47560;&#49828;&#53356;-&#51473;&#48373;-&#51201;&#50857;-&#54616;&#44592;-bitwise-copyTo-addWeighted#0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mputistics.tistory.com/34" TargetMode="External"/><Relationship Id="rId20" Type="http://schemas.openxmlformats.org/officeDocument/2006/relationships/hyperlink" Target="https://blog.naver.com/kristoper1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sikaleo.tistory.com/84" TargetMode="External"/><Relationship Id="rId10" Type="http://schemas.openxmlformats.org/officeDocument/2006/relationships/hyperlink" Target="https://v.daum.net/v/20250325183121800" TargetMode="External"/><Relationship Id="rId19" Type="http://schemas.openxmlformats.org/officeDocument/2006/relationships/hyperlink" Target="https://blog.naver.com/kristoper12/22186006102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velog.io/@nayeon_p00/OpenCV-Python-HSV-%EC%83%89%EA%B3%B5%EA%B0%84%EC%97%90%EC%84%9C-%EC%9D%B4%EB%AF%B8%EC%A7%80%EC%9D%98-%ED%8A%B9%EC%A0%95%EC%83%89-%EC%B6%94%EC%B6%9C%ED%95%98%EA%B8%B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E402E-F9D7-4BBB-B756-5F7A96A8E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10</Pages>
  <Words>1284</Words>
  <Characters>7320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융복합캡스톤디자인 운영 안</vt:lpstr>
    </vt:vector>
  </TitlesOfParts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융복합캡스톤디자인 운영 안</dc:title>
  <dc:creator>HunChoi</dc:creator>
  <cp:lastModifiedBy>영훈 권</cp:lastModifiedBy>
  <cp:revision>8</cp:revision>
  <cp:lastPrinted>2025-04-09T12:16:00Z</cp:lastPrinted>
  <dcterms:created xsi:type="dcterms:W3CDTF">2025-04-09T03:51:00Z</dcterms:created>
  <dcterms:modified xsi:type="dcterms:W3CDTF">2025-04-09T12:18:00Z</dcterms:modified>
  <cp:version>0501.0100.01</cp:version>
</cp:coreProperties>
</file>